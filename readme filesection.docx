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3C3DAF" w14:textId="2C2CDB81" w:rsidR="004A1D1F" w:rsidRPr="003B0DD4" w:rsidRDefault="00307D1B" w:rsidP="00D05534">
      <w:pPr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2814C2">
        <w:rPr>
          <w:rFonts w:ascii="Times New Roman" w:hAnsi="Times New Roman" w:cs="Times New Roman"/>
          <w:b/>
          <w:bCs/>
          <w:sz w:val="24"/>
          <w:szCs w:val="24"/>
        </w:rPr>
        <w:t>What is this repository for</w:t>
      </w:r>
    </w:p>
    <w:p w14:paraId="020C2BAC" w14:textId="47822C3A" w:rsidR="001F314A" w:rsidRPr="003B0DD4" w:rsidRDefault="001F314A" w:rsidP="00D05534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3B0DD4">
        <w:rPr>
          <w:rFonts w:ascii="Times New Roman" w:hAnsi="Times New Roman" w:cs="Times New Roman"/>
          <w:sz w:val="24"/>
          <w:szCs w:val="24"/>
        </w:rPr>
        <w:t xml:space="preserve">MMSC-GSNI is </w:t>
      </w:r>
      <w:r w:rsidR="007C066D" w:rsidRPr="003B0DD4">
        <w:rPr>
          <w:rFonts w:ascii="Times New Roman" w:hAnsi="Times New Roman" w:cs="Times New Roman"/>
          <w:sz w:val="24"/>
          <w:szCs w:val="24"/>
        </w:rPr>
        <w:t>a modified method of similarity construction and the Gaver-</w:t>
      </w:r>
      <w:proofErr w:type="spellStart"/>
      <w:r w:rsidR="007C066D" w:rsidRPr="003B0DD4">
        <w:rPr>
          <w:rFonts w:ascii="Times New Roman" w:hAnsi="Times New Roman" w:cs="Times New Roman"/>
          <w:sz w:val="24"/>
          <w:szCs w:val="24"/>
        </w:rPr>
        <w:t>Stehfest</w:t>
      </w:r>
      <w:proofErr w:type="spellEnd"/>
      <w:r w:rsidR="007C066D" w:rsidRPr="003B0DD4">
        <w:rPr>
          <w:rFonts w:ascii="Times New Roman" w:hAnsi="Times New Roman" w:cs="Times New Roman"/>
          <w:sz w:val="24"/>
          <w:szCs w:val="24"/>
        </w:rPr>
        <w:t xml:space="preserve"> numerical inversion</w:t>
      </w:r>
      <w:r w:rsidRPr="003B0DD4">
        <w:rPr>
          <w:rFonts w:ascii="Times New Roman" w:hAnsi="Times New Roman" w:cs="Times New Roman"/>
          <w:sz w:val="24"/>
          <w:szCs w:val="24"/>
        </w:rPr>
        <w:t xml:space="preserve"> </w:t>
      </w:r>
      <w:r w:rsidR="009861AF" w:rsidRPr="003B0DD4">
        <w:rPr>
          <w:rFonts w:ascii="Times New Roman" w:hAnsi="Times New Roman" w:cs="Times New Roman"/>
          <w:sz w:val="24"/>
          <w:szCs w:val="24"/>
        </w:rPr>
        <w:t xml:space="preserve">(MMSC-GSNI) </w:t>
      </w:r>
      <w:r w:rsidRPr="003B0DD4">
        <w:rPr>
          <w:rFonts w:ascii="Times New Roman" w:hAnsi="Times New Roman" w:cs="Times New Roman"/>
          <w:sz w:val="24"/>
          <w:szCs w:val="24"/>
        </w:rPr>
        <w:t xml:space="preserve">algorithm program for solving </w:t>
      </w:r>
      <w:r w:rsidR="007C066D" w:rsidRPr="003B0DD4">
        <w:rPr>
          <w:rFonts w:ascii="Times New Roman" w:hAnsi="Times New Roman" w:cs="Times New Roman"/>
          <w:sz w:val="24"/>
          <w:szCs w:val="24"/>
        </w:rPr>
        <w:t>fractal composite reservoir seepage model</w:t>
      </w:r>
      <w:r w:rsidRPr="003B0DD4">
        <w:rPr>
          <w:rFonts w:ascii="Times New Roman" w:hAnsi="Times New Roman" w:cs="Times New Roman"/>
          <w:sz w:val="24"/>
          <w:szCs w:val="24"/>
        </w:rPr>
        <w:t xml:space="preserve"> </w:t>
      </w:r>
      <w:r w:rsidR="009858B5">
        <w:rPr>
          <w:rFonts w:ascii="Times New Roman" w:hAnsi="Times New Roman" w:cs="Times New Roman"/>
          <w:sz w:val="24"/>
          <w:szCs w:val="24"/>
        </w:rPr>
        <w:t>with</w:t>
      </w:r>
      <w:r w:rsidRPr="003B0DD4">
        <w:rPr>
          <w:rFonts w:ascii="Times New Roman" w:hAnsi="Times New Roman" w:cs="Times New Roman"/>
          <w:sz w:val="24"/>
          <w:szCs w:val="24"/>
        </w:rPr>
        <w:t xml:space="preserve"> </w:t>
      </w:r>
      <w:r w:rsidR="00A75B5F" w:rsidRPr="003B0DD4">
        <w:rPr>
          <w:rFonts w:ascii="Times New Roman" w:hAnsi="Times New Roman" w:cs="Times New Roman"/>
          <w:sz w:val="24"/>
          <w:szCs w:val="24"/>
        </w:rPr>
        <w:t>polynomial type elastic outer boundary conditions.</w:t>
      </w:r>
    </w:p>
    <w:p w14:paraId="0131EC00" w14:textId="0C5533EE" w:rsidR="00315A5B" w:rsidRPr="003B0DD4" w:rsidRDefault="00343AD4" w:rsidP="00D05534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3B0DD4">
        <w:rPr>
          <w:rFonts w:ascii="Times New Roman" w:hAnsi="Times New Roman" w:cs="Times New Roman"/>
          <w:sz w:val="24"/>
          <w:szCs w:val="24"/>
        </w:rPr>
        <w:t xml:space="preserve">The </w:t>
      </w:r>
      <w:r w:rsidR="001C2579">
        <w:rPr>
          <w:rFonts w:ascii="Times New Roman" w:hAnsi="Times New Roman" w:cs="Times New Roman"/>
          <w:sz w:val="24"/>
          <w:szCs w:val="24"/>
        </w:rPr>
        <w:t>projection</w:t>
      </w:r>
      <w:r w:rsidRPr="003B0DD4">
        <w:rPr>
          <w:rFonts w:ascii="Times New Roman" w:hAnsi="Times New Roman" w:cs="Times New Roman"/>
          <w:sz w:val="24"/>
          <w:szCs w:val="24"/>
        </w:rPr>
        <w:t xml:space="preserve"> contains 12 </w:t>
      </w:r>
      <w:r w:rsidR="009861AF" w:rsidRPr="003B0DD4">
        <w:rPr>
          <w:rFonts w:ascii="Times New Roman" w:hAnsi="Times New Roman" w:cs="Times New Roman"/>
          <w:sz w:val="24"/>
          <w:szCs w:val="24"/>
        </w:rPr>
        <w:t>files</w:t>
      </w:r>
      <w:r w:rsidR="001C2579">
        <w:rPr>
          <w:rFonts w:ascii="Times New Roman" w:hAnsi="Times New Roman" w:cs="Times New Roman"/>
          <w:sz w:val="24"/>
          <w:szCs w:val="24"/>
        </w:rPr>
        <w:t>:</w:t>
      </w:r>
      <w:r w:rsidR="002814C2"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spellStart"/>
      <w:r w:rsidRPr="003B0DD4">
        <w:rPr>
          <w:rFonts w:ascii="Times New Roman" w:hAnsi="Times New Roman" w:cs="Times New Roman"/>
          <w:sz w:val="24"/>
          <w:szCs w:val="24"/>
        </w:rPr>
        <w:t>posimn.m</w:t>
      </w:r>
      <w:proofErr w:type="spellEnd"/>
      <w:r w:rsidR="00F36D7C">
        <w:rPr>
          <w:rFonts w:ascii="Times New Roman" w:hAnsi="Times New Roman" w:cs="Times New Roman"/>
          <w:sz w:val="24"/>
          <w:szCs w:val="24"/>
        </w:rPr>
        <w:t>,</w:t>
      </w:r>
      <w:r w:rsidRPr="003B0DD4">
        <w:rPr>
          <w:rFonts w:ascii="Times New Roman" w:hAnsi="Times New Roman" w:cs="Times New Roman"/>
          <w:sz w:val="24"/>
          <w:szCs w:val="24"/>
        </w:rPr>
        <w:t xml:space="preserve"> beat1.m, </w:t>
      </w:r>
      <w:proofErr w:type="spellStart"/>
      <w:r w:rsidRPr="003B0DD4">
        <w:rPr>
          <w:rFonts w:ascii="Times New Roman" w:hAnsi="Times New Roman" w:cs="Times New Roman"/>
          <w:sz w:val="24"/>
          <w:szCs w:val="24"/>
        </w:rPr>
        <w:t>epsilon.m</w:t>
      </w:r>
      <w:proofErr w:type="spellEnd"/>
      <w:r w:rsidRPr="003B0DD4">
        <w:rPr>
          <w:rFonts w:ascii="Times New Roman" w:hAnsi="Times New Roman" w:cs="Times New Roman"/>
          <w:sz w:val="24"/>
          <w:szCs w:val="24"/>
        </w:rPr>
        <w:t xml:space="preserve">, CDE2S.m, </w:t>
      </w:r>
      <w:proofErr w:type="spellStart"/>
      <w:r w:rsidRPr="003B0DD4">
        <w:rPr>
          <w:rFonts w:ascii="Times New Roman" w:hAnsi="Times New Roman" w:cs="Times New Roman"/>
          <w:sz w:val="24"/>
          <w:szCs w:val="24"/>
        </w:rPr>
        <w:t>lambda.m</w:t>
      </w:r>
      <w:proofErr w:type="spellEnd"/>
      <w:r w:rsidRPr="003B0DD4">
        <w:rPr>
          <w:rFonts w:ascii="Times New Roman" w:hAnsi="Times New Roman" w:cs="Times New Roman"/>
          <w:sz w:val="24"/>
          <w:szCs w:val="24"/>
        </w:rPr>
        <w:t xml:space="preserve">, r1.m, </w:t>
      </w:r>
      <w:proofErr w:type="spellStart"/>
      <w:r w:rsidRPr="003B0DD4">
        <w:rPr>
          <w:rFonts w:ascii="Times New Roman" w:hAnsi="Times New Roman" w:cs="Times New Roman"/>
          <w:sz w:val="24"/>
          <w:szCs w:val="24"/>
        </w:rPr>
        <w:t>RD.m</w:t>
      </w:r>
      <w:proofErr w:type="spellEnd"/>
      <w:r w:rsidRPr="003B0D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B0DD4">
        <w:rPr>
          <w:rFonts w:ascii="Times New Roman" w:hAnsi="Times New Roman" w:cs="Times New Roman"/>
          <w:sz w:val="24"/>
          <w:szCs w:val="24"/>
        </w:rPr>
        <w:t>sigma.m</w:t>
      </w:r>
      <w:proofErr w:type="spellEnd"/>
      <w:r w:rsidRPr="003B0DD4">
        <w:rPr>
          <w:rFonts w:ascii="Times New Roman" w:hAnsi="Times New Roman" w:cs="Times New Roman"/>
          <w:sz w:val="24"/>
          <w:szCs w:val="24"/>
        </w:rPr>
        <w:t>, df1.m, df2.m, theta1.m, theta</w:t>
      </w:r>
      <w:proofErr w:type="gramStart"/>
      <w:r w:rsidRPr="003B0DD4">
        <w:rPr>
          <w:rFonts w:ascii="Times New Roman" w:hAnsi="Times New Roman" w:cs="Times New Roman"/>
          <w:sz w:val="24"/>
          <w:szCs w:val="24"/>
        </w:rPr>
        <w:t>2.m.</w:t>
      </w:r>
      <w:proofErr w:type="gramEnd"/>
      <w:r w:rsidR="0049703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661F73" w14:textId="3D77E45E" w:rsidR="001A087D" w:rsidRPr="003B0DD4" w:rsidRDefault="001A087D" w:rsidP="00D05534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proofErr w:type="spellStart"/>
      <w:r w:rsidRPr="003B0DD4">
        <w:rPr>
          <w:rFonts w:ascii="Times New Roman" w:hAnsi="Times New Roman" w:cs="Times New Roman"/>
          <w:sz w:val="24"/>
          <w:szCs w:val="24"/>
        </w:rPr>
        <w:t>posimn</w:t>
      </w:r>
      <w:r w:rsidR="00343AD4" w:rsidRPr="003B0DD4">
        <w:rPr>
          <w:rFonts w:ascii="Times New Roman" w:hAnsi="Times New Roman" w:cs="Times New Roman"/>
          <w:sz w:val="24"/>
          <w:szCs w:val="24"/>
        </w:rPr>
        <w:t>.m</w:t>
      </w:r>
      <w:proofErr w:type="spellEnd"/>
      <w:r w:rsidR="00343AD4" w:rsidRPr="003B0DD4">
        <w:rPr>
          <w:rFonts w:ascii="Times New Roman" w:hAnsi="Times New Roman" w:cs="Times New Roman"/>
          <w:sz w:val="24"/>
          <w:szCs w:val="24"/>
        </w:rPr>
        <w:t xml:space="preserve"> is a function</w:t>
      </w:r>
      <w:r w:rsidR="00C52AC6" w:rsidRPr="003B0DD4">
        <w:rPr>
          <w:rFonts w:ascii="Times New Roman" w:hAnsi="Times New Roman" w:cs="Times New Roman"/>
          <w:sz w:val="24"/>
          <w:szCs w:val="24"/>
        </w:rPr>
        <w:t xml:space="preserve"> file</w:t>
      </w:r>
      <w:r w:rsidR="00343AD4" w:rsidRPr="003B0DD4">
        <w:rPr>
          <w:rFonts w:ascii="Times New Roman" w:hAnsi="Times New Roman" w:cs="Times New Roman"/>
          <w:sz w:val="24"/>
          <w:szCs w:val="24"/>
        </w:rPr>
        <w:t xml:space="preserve">, </w:t>
      </w:r>
      <w:r w:rsidRPr="003B0DD4">
        <w:rPr>
          <w:rFonts w:ascii="Times New Roman" w:hAnsi="Times New Roman" w:cs="Times New Roman"/>
          <w:sz w:val="24"/>
          <w:szCs w:val="24"/>
        </w:rPr>
        <w:t>the function is</w:t>
      </w:r>
      <w:r w:rsidR="00343AD4" w:rsidRPr="003B0DD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83E0CB" w14:textId="0AAD40EB" w:rsidR="00343AD4" w:rsidRPr="003B0DD4" w:rsidRDefault="001A087D" w:rsidP="00D05534">
      <w:pPr>
        <w:spacing w:line="300" w:lineRule="auto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B0DD4">
        <w:rPr>
          <w:rFonts w:ascii="Times New Roman" w:hAnsi="Times New Roman" w:cs="Times New Roman"/>
          <w:position w:val="-14"/>
          <w:sz w:val="24"/>
          <w:szCs w:val="24"/>
        </w:rPr>
        <w:object w:dxaOrig="6060" w:dyaOrig="400" w14:anchorId="4D77A9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3.65pt;height:20.05pt" o:ole="">
            <v:imagedata r:id="rId8" o:title=""/>
          </v:shape>
          <o:OLEObject Type="Embed" ProgID="Equation.DSMT4" ShapeID="_x0000_i1025" DrawAspect="Content" ObjectID="_1788277294" r:id="rId9"/>
        </w:object>
      </w:r>
    </w:p>
    <w:p w14:paraId="23CF0A8A" w14:textId="01F29B8B" w:rsidR="001A087D" w:rsidRPr="003B0DD4" w:rsidRDefault="001A087D" w:rsidP="00D05534">
      <w:pPr>
        <w:spacing w:line="300" w:lineRule="auto"/>
        <w:rPr>
          <w:rFonts w:ascii="Times New Roman" w:eastAsia="等线" w:hAnsi="Times New Roman" w:cs="Times New Roman"/>
          <w:kern w:val="0"/>
          <w:sz w:val="24"/>
          <w:szCs w:val="24"/>
          <w:lang w:eastAsia="en-US"/>
        </w:rPr>
      </w:pPr>
      <w:r w:rsidRPr="003B0DD4">
        <w:rPr>
          <w:rFonts w:ascii="Times New Roman" w:eastAsia="等线" w:hAnsi="Times New Roman" w:cs="Times New Roman"/>
          <w:kern w:val="0"/>
          <w:sz w:val="24"/>
          <w:szCs w:val="24"/>
          <w:lang w:eastAsia="en-US"/>
        </w:rPr>
        <w:t xml:space="preserve">where, </w:t>
      </w:r>
      <w:r w:rsidRPr="003B0DD4">
        <w:rPr>
          <w:rFonts w:ascii="Times New Roman" w:eastAsia="等线" w:hAnsi="Times New Roman" w:cs="Times New Roman"/>
          <w:kern w:val="0"/>
          <w:position w:val="-10"/>
          <w:sz w:val="24"/>
          <w:szCs w:val="24"/>
          <w:lang w:eastAsia="en-US"/>
        </w:rPr>
        <w:object w:dxaOrig="560" w:dyaOrig="320" w14:anchorId="6F5EE65F">
          <v:shape id="_x0000_i1026" type="#_x0000_t75" style="width:27.55pt;height:16.3pt" o:ole="">
            <v:imagedata r:id="rId10" o:title=""/>
          </v:shape>
          <o:OLEObject Type="Embed" ProgID="Equation.DSMT4" ShapeID="_x0000_i1026" DrawAspect="Content" ObjectID="_1788277295" r:id="rId11"/>
        </w:object>
      </w:r>
      <w:r w:rsidRPr="003B0DD4">
        <w:rPr>
          <w:rFonts w:ascii="Times New Roman" w:eastAsia="等线" w:hAnsi="Times New Roman" w:cs="Times New Roman"/>
          <w:kern w:val="0"/>
          <w:sz w:val="24"/>
          <w:szCs w:val="24"/>
          <w:lang w:eastAsia="en-US"/>
        </w:rPr>
        <w:t xml:space="preserve"> and </w:t>
      </w:r>
      <w:r w:rsidRPr="003B0DD4">
        <w:rPr>
          <w:rFonts w:ascii="Times New Roman" w:eastAsia="等线" w:hAnsi="Times New Roman" w:cs="Times New Roman"/>
          <w:kern w:val="0"/>
          <w:position w:val="-10"/>
          <w:sz w:val="24"/>
          <w:szCs w:val="24"/>
          <w:lang w:eastAsia="en-US"/>
        </w:rPr>
        <w:object w:dxaOrig="639" w:dyaOrig="320" w14:anchorId="26B8C027">
          <v:shape id="_x0000_i1027" type="#_x0000_t75" style="width:33.2pt;height:16.3pt" o:ole="">
            <v:imagedata r:id="rId12" o:title=""/>
          </v:shape>
          <o:OLEObject Type="Embed" ProgID="Equation.DSMT4" ShapeID="_x0000_i1027" DrawAspect="Content" ObjectID="_1788277296" r:id="rId13"/>
        </w:object>
      </w:r>
      <w:r w:rsidRPr="003B0DD4">
        <w:rPr>
          <w:rFonts w:ascii="Times New Roman" w:eastAsia="等线" w:hAnsi="Times New Roman" w:cs="Times New Roman"/>
          <w:kern w:val="0"/>
          <w:sz w:val="24"/>
          <w:szCs w:val="24"/>
          <w:lang w:eastAsia="en-US"/>
        </w:rPr>
        <w:t xml:space="preserve"> </w:t>
      </w:r>
      <w:bookmarkStart w:id="0" w:name="_Ref127871120"/>
      <w:r w:rsidRPr="003B0DD4">
        <w:rPr>
          <w:rFonts w:ascii="Times New Roman" w:eastAsia="等线" w:hAnsi="Times New Roman" w:cs="Times New Roman"/>
          <w:kern w:val="0"/>
          <w:sz w:val="24"/>
          <w:szCs w:val="24"/>
          <w:lang w:eastAsia="en-US"/>
        </w:rPr>
        <w:t xml:space="preserve">represent the initial and secondary categories of altered Bessel functions of order </w:t>
      </w:r>
      <w:r w:rsidRPr="003B0DD4">
        <w:rPr>
          <w:rFonts w:ascii="Times New Roman" w:eastAsia="等线" w:hAnsi="Times New Roman" w:cs="Times New Roman"/>
          <w:kern w:val="0"/>
          <w:position w:val="-6"/>
          <w:sz w:val="24"/>
          <w:szCs w:val="24"/>
          <w:lang w:eastAsia="en-US"/>
        </w:rPr>
        <w:object w:dxaOrig="180" w:dyaOrig="220" w14:anchorId="18B0528A">
          <v:shape id="_x0000_i1028" type="#_x0000_t75" style="width:8.75pt;height:11.25pt" o:ole="">
            <v:imagedata r:id="rId14" o:title=""/>
          </v:shape>
          <o:OLEObject Type="Embed" ProgID="Equation.DSMT4" ShapeID="_x0000_i1028" DrawAspect="Content" ObjectID="_1788277297" r:id="rId15"/>
        </w:object>
      </w:r>
      <w:r w:rsidRPr="003B0DD4">
        <w:rPr>
          <w:rFonts w:ascii="Times New Roman" w:eastAsia="等线" w:hAnsi="Times New Roman" w:cs="Times New Roman"/>
          <w:kern w:val="0"/>
          <w:sz w:val="24"/>
          <w:szCs w:val="24"/>
          <w:lang w:eastAsia="en-US"/>
        </w:rPr>
        <w:t>, respectively</w:t>
      </w:r>
      <w:bookmarkEnd w:id="0"/>
      <w:r w:rsidRPr="003B0DD4">
        <w:rPr>
          <w:rFonts w:ascii="Times New Roman" w:eastAsia="等线" w:hAnsi="Times New Roman" w:cs="Times New Roman"/>
          <w:kern w:val="0"/>
          <w:sz w:val="24"/>
          <w:szCs w:val="24"/>
          <w:lang w:eastAsia="en-US"/>
        </w:rPr>
        <w:t>.</w:t>
      </w:r>
      <w:r w:rsidR="00637C01" w:rsidRPr="003B0DD4">
        <w:rPr>
          <w:rFonts w:ascii="Times New Roman" w:eastAsia="等线" w:hAnsi="Times New Roman" w:cs="Times New Roman"/>
          <w:kern w:val="0"/>
          <w:sz w:val="24"/>
          <w:szCs w:val="24"/>
          <w:lang w:eastAsia="en-US"/>
        </w:rPr>
        <w:t xml:space="preserve"> This function is mainly used to simplify the expression of bottomhole pressure in in fractal composite reservoir seepage model with polynomial type elastic outer boundary conditions.</w:t>
      </w:r>
    </w:p>
    <w:p w14:paraId="63139930" w14:textId="26648230" w:rsidR="003B0DD4" w:rsidRDefault="00473A10" w:rsidP="003B0DD4">
      <w:pPr>
        <w:spacing w:line="300" w:lineRule="auto"/>
        <w:ind w:firstLine="480"/>
        <w:rPr>
          <w:rFonts w:ascii="Times New Roman" w:hAnsi="Times New Roman" w:cs="Times New Roman"/>
          <w:sz w:val="24"/>
          <w:szCs w:val="24"/>
        </w:rPr>
      </w:pPr>
      <w:r w:rsidRPr="003B0DD4">
        <w:rPr>
          <w:rFonts w:ascii="Times New Roman" w:hAnsi="Times New Roman" w:cs="Times New Roman"/>
          <w:sz w:val="24"/>
          <w:szCs w:val="24"/>
        </w:rPr>
        <w:t xml:space="preserve">beat1.m, </w:t>
      </w:r>
      <w:proofErr w:type="spellStart"/>
      <w:r w:rsidRPr="003B0DD4">
        <w:rPr>
          <w:rFonts w:ascii="Times New Roman" w:hAnsi="Times New Roman" w:cs="Times New Roman"/>
          <w:sz w:val="24"/>
          <w:szCs w:val="24"/>
        </w:rPr>
        <w:t>epsilon.m</w:t>
      </w:r>
      <w:proofErr w:type="spellEnd"/>
      <w:r w:rsidRPr="003B0DD4">
        <w:rPr>
          <w:rFonts w:ascii="Times New Roman" w:hAnsi="Times New Roman" w:cs="Times New Roman"/>
          <w:sz w:val="24"/>
          <w:szCs w:val="24"/>
        </w:rPr>
        <w:t xml:space="preserve">, CDE2S.m, </w:t>
      </w:r>
      <w:proofErr w:type="spellStart"/>
      <w:r w:rsidRPr="003B0DD4">
        <w:rPr>
          <w:rFonts w:ascii="Times New Roman" w:hAnsi="Times New Roman" w:cs="Times New Roman"/>
          <w:sz w:val="24"/>
          <w:szCs w:val="24"/>
        </w:rPr>
        <w:t>lambda.m</w:t>
      </w:r>
      <w:proofErr w:type="spellEnd"/>
      <w:r w:rsidRPr="003B0DD4">
        <w:rPr>
          <w:rFonts w:ascii="Times New Roman" w:hAnsi="Times New Roman" w:cs="Times New Roman"/>
          <w:sz w:val="24"/>
          <w:szCs w:val="24"/>
        </w:rPr>
        <w:t xml:space="preserve">, r1.m, </w:t>
      </w:r>
      <w:proofErr w:type="spellStart"/>
      <w:r w:rsidRPr="003B0DD4">
        <w:rPr>
          <w:rFonts w:ascii="Times New Roman" w:hAnsi="Times New Roman" w:cs="Times New Roman"/>
          <w:sz w:val="24"/>
          <w:szCs w:val="24"/>
        </w:rPr>
        <w:t>RD.m</w:t>
      </w:r>
      <w:proofErr w:type="spellEnd"/>
      <w:r w:rsidRPr="003B0D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B0DD4">
        <w:rPr>
          <w:rFonts w:ascii="Times New Roman" w:hAnsi="Times New Roman" w:cs="Times New Roman"/>
          <w:sz w:val="24"/>
          <w:szCs w:val="24"/>
        </w:rPr>
        <w:t>sigma.m</w:t>
      </w:r>
      <w:proofErr w:type="spellEnd"/>
      <w:r w:rsidRPr="003B0DD4">
        <w:rPr>
          <w:rFonts w:ascii="Times New Roman" w:hAnsi="Times New Roman" w:cs="Times New Roman"/>
          <w:sz w:val="24"/>
          <w:szCs w:val="24"/>
        </w:rPr>
        <w:t xml:space="preserve">, df1.m, df2.m, theta1.m and theta2.m are all command files. </w:t>
      </w:r>
      <w:r w:rsidR="003B0DD4" w:rsidRPr="003B0DD4">
        <w:rPr>
          <w:rFonts w:ascii="Times New Roman" w:hAnsi="Times New Roman" w:cs="Times New Roman"/>
          <w:sz w:val="24"/>
          <w:szCs w:val="24"/>
        </w:rPr>
        <w:t xml:space="preserve">Their main purposes are to use MMSC-GSNI algorithm to obtain </w:t>
      </w:r>
      <w:r w:rsidR="009858B5" w:rsidRPr="003B0DD4">
        <w:rPr>
          <w:rFonts w:ascii="Times New Roman" w:hAnsi="Times New Roman" w:cs="Times New Roman"/>
          <w:sz w:val="24"/>
          <w:szCs w:val="24"/>
        </w:rPr>
        <w:t xml:space="preserve">non-dimensional </w:t>
      </w:r>
      <w:r w:rsidR="003B0DD4" w:rsidRPr="003B0DD4">
        <w:rPr>
          <w:rFonts w:ascii="Times New Roman" w:hAnsi="Times New Roman" w:cs="Times New Roman"/>
          <w:sz w:val="24"/>
          <w:szCs w:val="24"/>
        </w:rPr>
        <w:t xml:space="preserve">bottomhole pressures and their derivatives in fractal composite reservoir seepage model with polynomial type elastic outer boundary conditions under different quadratic pressure gradients </w:t>
      </w:r>
      <w:r w:rsidR="003B0DD4" w:rsidRPr="003B0DD4">
        <w:rPr>
          <w:rFonts w:ascii="Times New Roman" w:hAnsi="Times New Roman" w:cs="Times New Roman"/>
          <w:position w:val="-12"/>
          <w:sz w:val="24"/>
          <w:szCs w:val="24"/>
        </w:rPr>
        <w:object w:dxaOrig="260" w:dyaOrig="360" w14:anchorId="683F0203">
          <v:shape id="_x0000_i1029" type="#_x0000_t75" style="width:13.15pt;height:18.15pt" o:ole="">
            <v:imagedata r:id="rId16" o:title=""/>
          </v:shape>
          <o:OLEObject Type="Embed" ProgID="Equation.DSMT4" ShapeID="_x0000_i1029" DrawAspect="Content" ObjectID="_1788277298" r:id="rId17"/>
        </w:object>
      </w:r>
      <w:r w:rsidR="003B0DD4" w:rsidRPr="003B0DD4">
        <w:rPr>
          <w:rFonts w:ascii="Times New Roman" w:hAnsi="Times New Roman" w:cs="Times New Roman"/>
          <w:sz w:val="24"/>
          <w:szCs w:val="24"/>
        </w:rPr>
        <w:t xml:space="preserve">, non-dimensional </w:t>
      </w:r>
      <w:r w:rsidR="003B0DD4" w:rsidRPr="003B0DD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elasticity </w:t>
      </w:r>
      <w:r w:rsidR="003B0DD4" w:rsidRPr="003B0DD4">
        <w:rPr>
          <w:rFonts w:ascii="Times New Roman" w:hAnsi="Times New Roman" w:cs="Times New Roman"/>
          <w:position w:val="-16"/>
          <w:sz w:val="24"/>
          <w:szCs w:val="24"/>
        </w:rPr>
        <w:object w:dxaOrig="880" w:dyaOrig="420" w14:anchorId="38E148EC">
          <v:shape id="_x0000_i1030" type="#_x0000_t75" style="width:43.85pt;height:21.3pt" o:ole="">
            <v:imagedata r:id="rId18" o:title=""/>
          </v:shape>
          <o:OLEObject Type="Embed" ProgID="Equation.DSMT4" ShapeID="_x0000_i1030" DrawAspect="Content" ObjectID="_1788277299" r:id="rId19"/>
        </w:object>
      </w:r>
      <w:r w:rsidR="003B0DD4" w:rsidRPr="003B0DD4">
        <w:rPr>
          <w:rFonts w:ascii="Times New Roman" w:hAnsi="Times New Roman" w:cs="Times New Roman"/>
          <w:sz w:val="24"/>
          <w:szCs w:val="24"/>
        </w:rPr>
        <w:t xml:space="preserve">, non-dimensional parameter cluster </w:t>
      </w:r>
      <w:r w:rsidR="003B0DD4" w:rsidRPr="003B0DD4">
        <w:rPr>
          <w:rFonts w:ascii="Times New Roman" w:hAnsi="Times New Roman" w:cs="Times New Roman"/>
          <w:position w:val="-12"/>
          <w:sz w:val="24"/>
          <w:szCs w:val="24"/>
        </w:rPr>
        <w:object w:dxaOrig="639" w:dyaOrig="360" w14:anchorId="6449C185">
          <v:shape id="_x0000_i1031" type="#_x0000_t75" style="width:31.95pt;height:18.15pt" o:ole="">
            <v:imagedata r:id="rId20" o:title=""/>
          </v:shape>
          <o:OLEObject Type="Embed" ProgID="Equation.DSMT4" ShapeID="_x0000_i1031" DrawAspect="Content" ObjectID="_1788277300" r:id="rId21"/>
        </w:object>
      </w:r>
      <w:r w:rsidR="003B0DD4" w:rsidRPr="003B0DD4">
        <w:rPr>
          <w:rFonts w:ascii="Times New Roman" w:hAnsi="Times New Roman" w:cs="Times New Roman"/>
          <w:sz w:val="24"/>
          <w:szCs w:val="24"/>
        </w:rPr>
        <w:t>, non-dimensional coefficient</w:t>
      </w:r>
      <w:r w:rsidR="003B0DD4">
        <w:rPr>
          <w:rFonts w:ascii="Times New Roman" w:hAnsi="Times New Roman" w:cs="Times New Roman"/>
          <w:sz w:val="24"/>
          <w:szCs w:val="24"/>
        </w:rPr>
        <w:t xml:space="preserve"> </w:t>
      </w:r>
      <w:r w:rsidR="003B0DD4" w:rsidRPr="003B0DD4">
        <w:rPr>
          <w:rFonts w:ascii="Times New Roman" w:hAnsi="Times New Roman" w:cs="Times New Roman"/>
          <w:position w:val="-6"/>
          <w:sz w:val="24"/>
          <w:szCs w:val="24"/>
        </w:rPr>
        <w:object w:dxaOrig="220" w:dyaOrig="279" w14:anchorId="11573FC4">
          <v:shape id="_x0000_i1032" type="#_x0000_t75" style="width:11.25pt;height:13.75pt" o:ole="">
            <v:imagedata r:id="rId22" o:title=""/>
          </v:shape>
          <o:OLEObject Type="Embed" ProgID="Equation.DSMT4" ShapeID="_x0000_i1032" DrawAspect="Content" ObjectID="_1788277301" r:id="rId23"/>
        </w:object>
      </w:r>
      <w:r w:rsidR="003B0DD4">
        <w:rPr>
          <w:rFonts w:ascii="Times New Roman" w:hAnsi="Times New Roman" w:cs="Times New Roman"/>
          <w:sz w:val="24"/>
          <w:szCs w:val="24"/>
        </w:rPr>
        <w:t xml:space="preserve">, </w:t>
      </w:r>
      <w:r w:rsidR="003B0DD4" w:rsidRPr="003B0DD4">
        <w:rPr>
          <w:rFonts w:ascii="Times New Roman" w:hAnsi="Times New Roman" w:cs="Times New Roman"/>
          <w:sz w:val="24"/>
          <w:szCs w:val="24"/>
        </w:rPr>
        <w:t xml:space="preserve">non-dimensional </w:t>
      </w:r>
      <w:r w:rsidR="003B0DD4">
        <w:rPr>
          <w:rFonts w:ascii="Times New Roman" w:hAnsi="Times New Roman" w:cs="Times New Roman"/>
          <w:sz w:val="24"/>
          <w:szCs w:val="24"/>
        </w:rPr>
        <w:t>i</w:t>
      </w:r>
      <w:r w:rsidR="003B0DD4" w:rsidRPr="003B0DD4">
        <w:rPr>
          <w:rFonts w:ascii="Times New Roman" w:hAnsi="Times New Roman" w:cs="Times New Roman"/>
          <w:sz w:val="24"/>
          <w:szCs w:val="24"/>
        </w:rPr>
        <w:t>nner radius</w:t>
      </w:r>
      <w:r w:rsidR="003B0DD4">
        <w:rPr>
          <w:rFonts w:ascii="Times New Roman" w:hAnsi="Times New Roman" w:cs="Times New Roman"/>
          <w:sz w:val="24"/>
          <w:szCs w:val="24"/>
        </w:rPr>
        <w:t xml:space="preserve"> </w:t>
      </w:r>
      <w:r w:rsidR="003B0DD4" w:rsidRPr="003B0DD4">
        <w:rPr>
          <w:rFonts w:ascii="Times New Roman" w:hAnsi="Times New Roman" w:cs="Times New Roman"/>
          <w:position w:val="-12"/>
          <w:sz w:val="24"/>
          <w:szCs w:val="24"/>
        </w:rPr>
        <w:object w:dxaOrig="200" w:dyaOrig="360" w14:anchorId="4C33BD12">
          <v:shape id="_x0000_i1033" type="#_x0000_t75" style="width:10pt;height:18.15pt" o:ole="">
            <v:imagedata r:id="rId24" o:title=""/>
          </v:shape>
          <o:OLEObject Type="Embed" ProgID="Equation.DSMT4" ShapeID="_x0000_i1033" DrawAspect="Content" ObjectID="_1788277302" r:id="rId25"/>
        </w:object>
      </w:r>
      <w:r w:rsidR="003B0DD4">
        <w:rPr>
          <w:rFonts w:ascii="Times New Roman" w:hAnsi="Times New Roman" w:cs="Times New Roman"/>
          <w:sz w:val="24"/>
          <w:szCs w:val="24"/>
        </w:rPr>
        <w:t xml:space="preserve">, </w:t>
      </w:r>
      <w:r w:rsidR="003B0DD4" w:rsidRPr="003B0DD4">
        <w:rPr>
          <w:rFonts w:ascii="Times New Roman" w:hAnsi="Times New Roman" w:cs="Times New Roman"/>
          <w:sz w:val="24"/>
          <w:szCs w:val="24"/>
        </w:rPr>
        <w:t xml:space="preserve">non-dimensional </w:t>
      </w:r>
      <w:r w:rsidR="003B0DD4">
        <w:rPr>
          <w:rFonts w:ascii="Times New Roman" w:hAnsi="Times New Roman" w:cs="Times New Roman"/>
          <w:sz w:val="24"/>
          <w:szCs w:val="24"/>
        </w:rPr>
        <w:t xml:space="preserve">outer </w:t>
      </w:r>
      <w:r w:rsidR="003B0DD4" w:rsidRPr="003B0DD4">
        <w:rPr>
          <w:rFonts w:ascii="Times New Roman" w:hAnsi="Times New Roman" w:cs="Times New Roman"/>
          <w:sz w:val="24"/>
          <w:szCs w:val="24"/>
        </w:rPr>
        <w:t>radius</w:t>
      </w:r>
      <w:r w:rsidR="003B0DD4">
        <w:rPr>
          <w:rFonts w:ascii="Times New Roman" w:hAnsi="Times New Roman" w:cs="Times New Roman"/>
          <w:sz w:val="24"/>
          <w:szCs w:val="24"/>
        </w:rPr>
        <w:t xml:space="preserve"> </w:t>
      </w:r>
      <w:r w:rsidR="003B0DD4" w:rsidRPr="003B0DD4">
        <w:rPr>
          <w:rFonts w:ascii="Times New Roman" w:hAnsi="Times New Roman" w:cs="Times New Roman"/>
          <w:position w:val="-12"/>
          <w:sz w:val="24"/>
          <w:szCs w:val="24"/>
        </w:rPr>
        <w:object w:dxaOrig="340" w:dyaOrig="360" w14:anchorId="0B6A92F2">
          <v:shape id="_x0000_i1034" type="#_x0000_t75" style="width:16.9pt;height:18.15pt" o:ole="">
            <v:imagedata r:id="rId26" o:title=""/>
          </v:shape>
          <o:OLEObject Type="Embed" ProgID="Equation.DSMT4" ShapeID="_x0000_i1034" DrawAspect="Content" ObjectID="_1788277303" r:id="rId27"/>
        </w:object>
      </w:r>
      <w:r w:rsidR="003B0DD4">
        <w:rPr>
          <w:rFonts w:ascii="Times New Roman" w:hAnsi="Times New Roman" w:cs="Times New Roman"/>
          <w:sz w:val="24"/>
          <w:szCs w:val="24"/>
        </w:rPr>
        <w:t xml:space="preserve">, </w:t>
      </w:r>
      <w:r w:rsidR="003B0DD4" w:rsidRPr="003B0DD4">
        <w:rPr>
          <w:rFonts w:ascii="Times New Roman" w:hAnsi="Times New Roman" w:cs="Times New Roman"/>
          <w:sz w:val="24"/>
          <w:szCs w:val="24"/>
        </w:rPr>
        <w:t>non-dimensional parameter</w:t>
      </w:r>
      <w:r w:rsidR="003B0DD4">
        <w:rPr>
          <w:rFonts w:ascii="Times New Roman" w:hAnsi="Times New Roman" w:cs="Times New Roman"/>
          <w:sz w:val="24"/>
          <w:szCs w:val="24"/>
        </w:rPr>
        <w:t xml:space="preserve"> </w:t>
      </w:r>
      <w:r w:rsidR="003B0DD4" w:rsidRPr="003B0DD4">
        <w:rPr>
          <w:rFonts w:ascii="Times New Roman" w:hAnsi="Times New Roman" w:cs="Times New Roman"/>
          <w:position w:val="-6"/>
          <w:sz w:val="24"/>
          <w:szCs w:val="24"/>
        </w:rPr>
        <w:object w:dxaOrig="240" w:dyaOrig="220" w14:anchorId="03093A59">
          <v:shape id="_x0000_i1035" type="#_x0000_t75" style="width:11.9pt;height:11.25pt" o:ole="">
            <v:imagedata r:id="rId28" o:title=""/>
          </v:shape>
          <o:OLEObject Type="Embed" ProgID="Equation.DSMT4" ShapeID="_x0000_i1035" DrawAspect="Content" ObjectID="_1788277304" r:id="rId29"/>
        </w:object>
      </w:r>
      <w:r w:rsidR="003B0DD4">
        <w:rPr>
          <w:rFonts w:ascii="Times New Roman" w:hAnsi="Times New Roman" w:cs="Times New Roman"/>
          <w:sz w:val="24"/>
          <w:szCs w:val="24"/>
        </w:rPr>
        <w:t xml:space="preserve">, </w:t>
      </w:r>
      <w:r w:rsidR="003B0DD4" w:rsidRPr="003B0DD4">
        <w:rPr>
          <w:rFonts w:ascii="Times New Roman" w:hAnsi="Times New Roman" w:cs="Times New Roman"/>
          <w:sz w:val="24"/>
          <w:szCs w:val="24"/>
        </w:rPr>
        <w:t xml:space="preserve">non-dimensional fractal dimensions </w:t>
      </w:r>
      <w:r w:rsidR="003B0DD4" w:rsidRPr="003B0DD4">
        <w:rPr>
          <w:rFonts w:ascii="Times New Roman" w:hAnsi="Times New Roman" w:cs="Times New Roman"/>
          <w:position w:val="-14"/>
          <w:sz w:val="24"/>
          <w:szCs w:val="24"/>
        </w:rPr>
        <w:object w:dxaOrig="320" w:dyaOrig="380" w14:anchorId="57036A92">
          <v:shape id="_x0000_i1036" type="#_x0000_t75" style="width:16.3pt;height:18.8pt" o:ole="">
            <v:imagedata r:id="rId30" o:title=""/>
          </v:shape>
          <o:OLEObject Type="Embed" ProgID="Equation.DSMT4" ShapeID="_x0000_i1036" DrawAspect="Content" ObjectID="_1788277305" r:id="rId31"/>
        </w:object>
      </w:r>
      <w:r w:rsidR="003B0DD4" w:rsidRPr="003B0DD4">
        <w:rPr>
          <w:rFonts w:ascii="Times New Roman" w:hAnsi="Times New Roman" w:cs="Times New Roman"/>
          <w:sz w:val="24"/>
          <w:szCs w:val="24"/>
        </w:rPr>
        <w:t xml:space="preserve"> and </w:t>
      </w:r>
      <w:r w:rsidR="003B0DD4" w:rsidRPr="003B0DD4">
        <w:rPr>
          <w:rFonts w:ascii="Times New Roman" w:hAnsi="Times New Roman" w:cs="Times New Roman"/>
          <w:position w:val="-14"/>
          <w:sz w:val="24"/>
          <w:szCs w:val="24"/>
        </w:rPr>
        <w:object w:dxaOrig="340" w:dyaOrig="380" w14:anchorId="752EA5BA">
          <v:shape id="_x0000_i1037" type="#_x0000_t75" style="width:16.9pt;height:18.8pt" o:ole="">
            <v:imagedata r:id="rId32" o:title=""/>
          </v:shape>
          <o:OLEObject Type="Embed" ProgID="Equation.DSMT4" ShapeID="_x0000_i1037" DrawAspect="Content" ObjectID="_1788277306" r:id="rId33"/>
        </w:object>
      </w:r>
      <w:r w:rsidR="003B0DD4">
        <w:rPr>
          <w:rFonts w:ascii="Times New Roman" w:hAnsi="Times New Roman" w:cs="Times New Roman"/>
          <w:sz w:val="24"/>
          <w:szCs w:val="24"/>
        </w:rPr>
        <w:t>,</w:t>
      </w:r>
      <w:r w:rsidR="003B0DD4" w:rsidRPr="003B0DD4">
        <w:rPr>
          <w:rFonts w:ascii="Times New Roman" w:hAnsi="Times New Roman" w:cs="Times New Roman"/>
          <w:sz w:val="24"/>
          <w:szCs w:val="24"/>
        </w:rPr>
        <w:t xml:space="preserve"> non-dimensional fractal indexes </w:t>
      </w:r>
      <w:r w:rsidR="003B0DD4" w:rsidRPr="003B0DD4">
        <w:rPr>
          <w:rFonts w:ascii="Times New Roman" w:hAnsi="Times New Roman" w:cs="Times New Roman"/>
          <w:position w:val="-12"/>
          <w:sz w:val="24"/>
          <w:szCs w:val="24"/>
        </w:rPr>
        <w:object w:dxaOrig="240" w:dyaOrig="340" w14:anchorId="526BE7DD">
          <v:shape id="_x0000_i1038" type="#_x0000_t75" style="width:11.9pt;height:16.9pt" o:ole="">
            <v:imagedata r:id="rId34" o:title=""/>
          </v:shape>
          <o:OLEObject Type="Embed" ProgID="Equation.DSMT4" ShapeID="_x0000_i1038" DrawAspect="Content" ObjectID="_1788277307" r:id="rId35"/>
        </w:object>
      </w:r>
      <w:r w:rsidR="003B0DD4" w:rsidRPr="003B0DD4">
        <w:rPr>
          <w:rFonts w:ascii="Times New Roman" w:hAnsi="Times New Roman" w:cs="Times New Roman"/>
          <w:sz w:val="24"/>
          <w:szCs w:val="24"/>
        </w:rPr>
        <w:t xml:space="preserve"> and </w:t>
      </w:r>
      <w:r w:rsidR="003B0DD4" w:rsidRPr="003B0DD4">
        <w:rPr>
          <w:rFonts w:ascii="Times New Roman" w:hAnsi="Times New Roman" w:cs="Times New Roman"/>
          <w:position w:val="-12"/>
          <w:sz w:val="24"/>
          <w:szCs w:val="24"/>
        </w:rPr>
        <w:object w:dxaOrig="260" w:dyaOrig="340" w14:anchorId="10AAE287">
          <v:shape id="_x0000_i1039" type="#_x0000_t75" style="width:13.15pt;height:16.9pt" o:ole="">
            <v:imagedata r:id="rId36" o:title=""/>
          </v:shape>
          <o:OLEObject Type="Embed" ProgID="Equation.DSMT4" ShapeID="_x0000_i1039" DrawAspect="Content" ObjectID="_1788277308" r:id="rId37"/>
        </w:object>
      </w:r>
      <w:r w:rsidR="003B0DD4">
        <w:rPr>
          <w:rFonts w:ascii="Times New Roman" w:hAnsi="Times New Roman" w:cs="Times New Roman"/>
          <w:sz w:val="24"/>
          <w:szCs w:val="24"/>
        </w:rPr>
        <w:t>.</w:t>
      </w:r>
      <w:r w:rsidR="0049703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E32953" w14:textId="3DB556B4" w:rsidR="001C2579" w:rsidRDefault="001C2579" w:rsidP="001C2579">
      <w:pPr>
        <w:spacing w:line="300" w:lineRule="auto"/>
        <w:rPr>
          <w:rFonts w:ascii="Times New Roman" w:hAnsi="Times New Roman" w:cs="Times New Roman"/>
          <w:sz w:val="24"/>
          <w:szCs w:val="24"/>
        </w:rPr>
      </w:pPr>
    </w:p>
    <w:p w14:paraId="70CC137A" w14:textId="6226759E" w:rsidR="001C2579" w:rsidRDefault="001C2579" w:rsidP="002814C2">
      <w:pPr>
        <w:spacing w:line="3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DATA</w:t>
      </w:r>
    </w:p>
    <w:p w14:paraId="656CE898" w14:textId="064FEDC9" w:rsidR="00405F87" w:rsidRPr="003B0DD4" w:rsidRDefault="00405F87" w:rsidP="003B0DD4">
      <w:pPr>
        <w:spacing w:line="300" w:lineRule="auto"/>
        <w:ind w:firstLine="480"/>
        <w:rPr>
          <w:rFonts w:ascii="Times New Roman" w:hAnsi="Times New Roman" w:cs="Times New Roman"/>
          <w:sz w:val="24"/>
          <w:szCs w:val="24"/>
        </w:rPr>
      </w:pPr>
      <w:r w:rsidRPr="00405F87">
        <w:rPr>
          <w:rFonts w:ascii="Times New Roman" w:hAnsi="Times New Roman" w:cs="Times New Roman"/>
          <w:sz w:val="24"/>
          <w:szCs w:val="24"/>
        </w:rPr>
        <w:t xml:space="preserve">Command files </w:t>
      </w:r>
      <w:r w:rsidRPr="003B0DD4">
        <w:rPr>
          <w:rFonts w:ascii="Times New Roman" w:hAnsi="Times New Roman" w:cs="Times New Roman"/>
          <w:sz w:val="24"/>
          <w:szCs w:val="24"/>
        </w:rPr>
        <w:t xml:space="preserve">beat1.m, </w:t>
      </w:r>
      <w:proofErr w:type="spellStart"/>
      <w:r w:rsidRPr="003B0DD4">
        <w:rPr>
          <w:rFonts w:ascii="Times New Roman" w:hAnsi="Times New Roman" w:cs="Times New Roman"/>
          <w:sz w:val="24"/>
          <w:szCs w:val="24"/>
        </w:rPr>
        <w:t>epsilon.m</w:t>
      </w:r>
      <w:proofErr w:type="spellEnd"/>
      <w:r w:rsidRPr="003B0DD4">
        <w:rPr>
          <w:rFonts w:ascii="Times New Roman" w:hAnsi="Times New Roman" w:cs="Times New Roman"/>
          <w:sz w:val="24"/>
          <w:szCs w:val="24"/>
        </w:rPr>
        <w:t xml:space="preserve">, CDE2S.m, </w:t>
      </w:r>
      <w:proofErr w:type="spellStart"/>
      <w:r w:rsidRPr="003B0DD4">
        <w:rPr>
          <w:rFonts w:ascii="Times New Roman" w:hAnsi="Times New Roman" w:cs="Times New Roman"/>
          <w:sz w:val="24"/>
          <w:szCs w:val="24"/>
        </w:rPr>
        <w:t>lambda.m</w:t>
      </w:r>
      <w:proofErr w:type="spellEnd"/>
      <w:r w:rsidRPr="003B0DD4">
        <w:rPr>
          <w:rFonts w:ascii="Times New Roman" w:hAnsi="Times New Roman" w:cs="Times New Roman"/>
          <w:sz w:val="24"/>
          <w:szCs w:val="24"/>
        </w:rPr>
        <w:t xml:space="preserve">, r1.m, </w:t>
      </w:r>
      <w:proofErr w:type="spellStart"/>
      <w:r w:rsidRPr="003B0DD4">
        <w:rPr>
          <w:rFonts w:ascii="Times New Roman" w:hAnsi="Times New Roman" w:cs="Times New Roman"/>
          <w:sz w:val="24"/>
          <w:szCs w:val="24"/>
        </w:rPr>
        <w:t>RD.m</w:t>
      </w:r>
      <w:proofErr w:type="spellEnd"/>
      <w:r w:rsidRPr="003B0D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B0DD4">
        <w:rPr>
          <w:rFonts w:ascii="Times New Roman" w:hAnsi="Times New Roman" w:cs="Times New Roman"/>
          <w:sz w:val="24"/>
          <w:szCs w:val="24"/>
        </w:rPr>
        <w:t>sigma.m</w:t>
      </w:r>
      <w:proofErr w:type="spellEnd"/>
      <w:r w:rsidRPr="003B0DD4">
        <w:rPr>
          <w:rFonts w:ascii="Times New Roman" w:hAnsi="Times New Roman" w:cs="Times New Roman"/>
          <w:sz w:val="24"/>
          <w:szCs w:val="24"/>
        </w:rPr>
        <w:t>, df1.m, df2.m, theta1.m and theta2.m</w:t>
      </w:r>
      <w:r w:rsidRPr="00405F87">
        <w:t xml:space="preserve"> </w:t>
      </w:r>
      <w:r w:rsidRPr="00405F87">
        <w:rPr>
          <w:rFonts w:ascii="Times New Roman" w:hAnsi="Times New Roman" w:cs="Times New Roman"/>
          <w:sz w:val="24"/>
          <w:szCs w:val="24"/>
        </w:rPr>
        <w:t xml:space="preserve">already contain test data, which can be directly run to obtain </w:t>
      </w:r>
      <w:r>
        <w:rPr>
          <w:rFonts w:ascii="Times New Roman" w:hAnsi="Times New Roman" w:cs="Times New Roman"/>
          <w:sz w:val="24"/>
          <w:szCs w:val="24"/>
        </w:rPr>
        <w:t xml:space="preserve">test </w:t>
      </w:r>
      <w:r w:rsidRPr="00405F87">
        <w:rPr>
          <w:rFonts w:ascii="Times New Roman" w:hAnsi="Times New Roman" w:cs="Times New Roman"/>
          <w:sz w:val="24"/>
          <w:szCs w:val="24"/>
        </w:rPr>
        <w:t>results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B176976" w14:textId="77777777" w:rsidR="00C34373" w:rsidRDefault="00C34373" w:rsidP="00C34373">
      <w:pPr>
        <w:spacing w:line="300" w:lineRule="auto"/>
        <w:rPr>
          <w:rFonts w:ascii="Times New Roman" w:hAnsi="Times New Roman" w:cs="Times New Roman"/>
          <w:sz w:val="24"/>
          <w:szCs w:val="24"/>
        </w:rPr>
      </w:pPr>
    </w:p>
    <w:p w14:paraId="1DC16FC3" w14:textId="4201D364" w:rsidR="00D05534" w:rsidRPr="002814C2" w:rsidRDefault="00C34373" w:rsidP="00C34373">
      <w:pPr>
        <w:spacing w:line="30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814C2">
        <w:rPr>
          <w:rFonts w:ascii="Times New Roman" w:hAnsi="Times New Roman" w:cs="Times New Roman"/>
          <w:b/>
          <w:bCs/>
          <w:sz w:val="24"/>
          <w:szCs w:val="24"/>
        </w:rPr>
        <w:t>Usage</w:t>
      </w:r>
    </w:p>
    <w:p w14:paraId="0BD87569" w14:textId="77777777" w:rsidR="002E0342" w:rsidRDefault="00A035E6" w:rsidP="00224D19">
      <w:pPr>
        <w:spacing w:line="300" w:lineRule="auto"/>
        <w:ind w:firstLineChars="200" w:firstLine="480"/>
        <w:rPr>
          <w:ins w:id="1" w:author="xiaoxu dong" w:date="2024-09-19T17:40:00Z" w16du:dateUtc="2024-09-19T09:40:00Z"/>
          <w:rFonts w:ascii="Times New Roman" w:hAnsi="Times New Roman" w:cs="Times New Roman"/>
          <w:sz w:val="24"/>
          <w:szCs w:val="24"/>
        </w:rPr>
      </w:pPr>
      <w:r w:rsidRPr="00A035E6">
        <w:rPr>
          <w:rFonts w:ascii="Times New Roman" w:hAnsi="Times New Roman" w:cs="Times New Roman"/>
          <w:sz w:val="24"/>
          <w:szCs w:val="24"/>
        </w:rPr>
        <w:t xml:space="preserve">For users with </w:t>
      </w:r>
      <w:r>
        <w:rPr>
          <w:rFonts w:ascii="Times New Roman" w:hAnsi="Times New Roman" w:cs="Times New Roman"/>
          <w:sz w:val="24"/>
          <w:szCs w:val="24"/>
        </w:rPr>
        <w:t>MATLAB:</w:t>
      </w:r>
    </w:p>
    <w:p w14:paraId="320CF8AD" w14:textId="4C8E5826" w:rsidR="00F36D7C" w:rsidRDefault="00224D19" w:rsidP="00224D19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24D19">
        <w:rPr>
          <w:rFonts w:ascii="Times New Roman" w:hAnsi="Times New Roman" w:cs="Times New Roman"/>
          <w:sz w:val="24"/>
          <w:szCs w:val="24"/>
        </w:rPr>
        <w:t>(</w:t>
      </w:r>
      <w:r w:rsidR="00443CB9">
        <w:rPr>
          <w:rFonts w:ascii="Times New Roman" w:hAnsi="Times New Roman" w:cs="Times New Roman" w:hint="eastAsia"/>
          <w:sz w:val="24"/>
          <w:szCs w:val="24"/>
        </w:rPr>
        <w:t>1</w:t>
      </w:r>
      <w:r w:rsidRPr="00224D19">
        <w:rPr>
          <w:rFonts w:ascii="Times New Roman" w:hAnsi="Times New Roman" w:cs="Times New Roman"/>
          <w:sz w:val="24"/>
          <w:szCs w:val="24"/>
        </w:rPr>
        <w:t xml:space="preserve">) </w:t>
      </w:r>
      <w:r w:rsidR="00256FB4" w:rsidRPr="00224D19">
        <w:rPr>
          <w:rFonts w:ascii="Times New Roman" w:hAnsi="Times New Roman" w:cs="Times New Roman" w:hint="eastAsia"/>
          <w:sz w:val="24"/>
          <w:szCs w:val="24"/>
        </w:rPr>
        <w:t>O</w:t>
      </w:r>
      <w:r w:rsidR="00256FB4" w:rsidRPr="00224D19">
        <w:rPr>
          <w:rFonts w:ascii="Times New Roman" w:hAnsi="Times New Roman" w:cs="Times New Roman"/>
          <w:sz w:val="24"/>
          <w:szCs w:val="24"/>
        </w:rPr>
        <w:t xml:space="preserve">pen </w:t>
      </w:r>
      <w:proofErr w:type="spellStart"/>
      <w:r w:rsidR="00F36D7C" w:rsidRPr="00224D19">
        <w:rPr>
          <w:rFonts w:ascii="Times New Roman" w:hAnsi="Times New Roman" w:cs="Times New Roman"/>
          <w:sz w:val="24"/>
          <w:szCs w:val="24"/>
        </w:rPr>
        <w:t>epsilon.m</w:t>
      </w:r>
      <w:proofErr w:type="spellEnd"/>
      <w:r w:rsidR="00F36D7C" w:rsidRPr="00224D19">
        <w:rPr>
          <w:rFonts w:ascii="Times New Roman" w:hAnsi="Times New Roman" w:cs="Times New Roman"/>
          <w:sz w:val="24"/>
          <w:szCs w:val="24"/>
        </w:rPr>
        <w:t xml:space="preserve">, </w:t>
      </w:r>
      <w:r w:rsidR="00E527AB">
        <w:rPr>
          <w:rFonts w:ascii="Times New Roman" w:hAnsi="Times New Roman" w:cs="Times New Roman"/>
          <w:sz w:val="24"/>
          <w:szCs w:val="24"/>
        </w:rPr>
        <w:t>c</w:t>
      </w:r>
      <w:r w:rsidR="00E527AB" w:rsidRPr="00256FB4">
        <w:rPr>
          <w:rFonts w:ascii="Times New Roman" w:hAnsi="Times New Roman" w:cs="Times New Roman"/>
          <w:sz w:val="24"/>
          <w:szCs w:val="24"/>
        </w:rPr>
        <w:t>lick "</w:t>
      </w:r>
      <w:r w:rsidR="00E527AB">
        <w:rPr>
          <w:rFonts w:ascii="Times New Roman" w:hAnsi="Times New Roman" w:cs="Times New Roman"/>
          <w:sz w:val="24"/>
          <w:szCs w:val="24"/>
        </w:rPr>
        <w:t>r</w:t>
      </w:r>
      <w:r w:rsidR="00E527AB" w:rsidRPr="00256FB4">
        <w:rPr>
          <w:rFonts w:ascii="Times New Roman" w:hAnsi="Times New Roman" w:cs="Times New Roman"/>
          <w:sz w:val="24"/>
          <w:szCs w:val="24"/>
        </w:rPr>
        <w:t>un" on the menu above MATLAB to start running</w:t>
      </w:r>
      <w:r w:rsidR="00E527AB">
        <w:rPr>
          <w:rFonts w:ascii="Times New Roman" w:hAnsi="Times New Roman" w:cs="Times New Roman"/>
          <w:sz w:val="24"/>
          <w:szCs w:val="24"/>
        </w:rPr>
        <w:t>,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the program ends, and</w:t>
      </w:r>
      <w:r w:rsidR="00E527AB">
        <w:rPr>
          <w:rFonts w:ascii="Times New Roman" w:hAnsi="Times New Roman" w:cs="Times New Roman"/>
          <w:sz w:val="24"/>
          <w:szCs w:val="24"/>
        </w:rPr>
        <w:t xml:space="preserve"> a figure pops up, which shows </w:t>
      </w:r>
      <w:r w:rsidR="00062472" w:rsidRPr="003B0DD4">
        <w:rPr>
          <w:rFonts w:ascii="Times New Roman" w:hAnsi="Times New Roman" w:cs="Times New Roman"/>
          <w:sz w:val="24"/>
          <w:szCs w:val="24"/>
        </w:rPr>
        <w:t>non-dimensional</w:t>
      </w:r>
      <w:r w:rsidR="00062472" w:rsidRPr="00C93F71">
        <w:rPr>
          <w:rFonts w:ascii="Times New Roman" w:hAnsi="Times New Roman" w:cs="Times New Roman"/>
          <w:sz w:val="24"/>
          <w:szCs w:val="24"/>
        </w:rPr>
        <w:t xml:space="preserve"> 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bottomhole pressure and </w:t>
      </w:r>
      <w:r w:rsidR="00E527AB">
        <w:rPr>
          <w:rFonts w:ascii="Times New Roman" w:hAnsi="Times New Roman" w:cs="Times New Roman"/>
          <w:sz w:val="24"/>
          <w:szCs w:val="24"/>
        </w:rPr>
        <w:t>its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derivative</w:t>
      </w:r>
      <w:r w:rsidR="00E527AB">
        <w:rPr>
          <w:rFonts w:ascii="Times New Roman" w:hAnsi="Times New Roman" w:cs="Times New Roman"/>
          <w:sz w:val="24"/>
          <w:szCs w:val="24"/>
        </w:rPr>
        <w:t xml:space="preserve"> cures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in fractal composite reservoir seepage model with polynomial type elastic outer boundary conditions under different </w:t>
      </w:r>
      <w:r w:rsidR="00E527AB" w:rsidRPr="003B0DD4">
        <w:rPr>
          <w:rFonts w:ascii="Times New Roman" w:hAnsi="Times New Roman" w:cs="Times New Roman"/>
          <w:sz w:val="24"/>
          <w:szCs w:val="24"/>
        </w:rPr>
        <w:t xml:space="preserve">non-dimensional </w:t>
      </w:r>
      <w:r w:rsidR="00E527AB" w:rsidRPr="003B0DD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elasticity </w:t>
      </w:r>
      <w:r w:rsidR="00E527AB" w:rsidRPr="003B0DD4">
        <w:rPr>
          <w:rFonts w:ascii="Times New Roman" w:hAnsi="Times New Roman" w:cs="Times New Roman"/>
          <w:position w:val="-16"/>
          <w:sz w:val="24"/>
          <w:szCs w:val="24"/>
        </w:rPr>
        <w:object w:dxaOrig="880" w:dyaOrig="420" w14:anchorId="22F48F6A">
          <v:shape id="_x0000_i1040" type="#_x0000_t75" style="width:43.85pt;height:21.3pt" o:ole="">
            <v:imagedata r:id="rId18" o:title=""/>
          </v:shape>
          <o:OLEObject Type="Embed" ProgID="Equation.DSMT4" ShapeID="_x0000_i1040" DrawAspect="Content" ObjectID="_1788277309" r:id="rId38"/>
        </w:object>
      </w:r>
      <w:r w:rsidR="00E527AB">
        <w:rPr>
          <w:rFonts w:ascii="Times New Roman" w:hAnsi="Times New Roman" w:cs="Times New Roman"/>
          <w:sz w:val="24"/>
          <w:szCs w:val="24"/>
        </w:rPr>
        <w:t>.</w:t>
      </w:r>
    </w:p>
    <w:p w14:paraId="3517B365" w14:textId="68D0C3C7" w:rsidR="002323FC" w:rsidRPr="00E527AB" w:rsidRDefault="00911BD6" w:rsidP="002814C2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7D9E">
        <w:rPr>
          <w:rFonts w:ascii="宋体" w:eastAsia="宋体" w:hAnsi="宋体" w:cs="宋体" w:hint="eastAsia"/>
          <w:noProof/>
        </w:rPr>
        <w:lastRenderedPageBreak/>
        <w:drawing>
          <wp:inline distT="0" distB="0" distL="0" distR="0" wp14:anchorId="681FEDB0" wp14:editId="69C2D5B8">
            <wp:extent cx="3358800" cy="2520000"/>
            <wp:effectExtent l="0" t="0" r="0" b="0"/>
            <wp:docPr id="76045423" name="图片 76045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5A8B8" w14:textId="7A638972" w:rsidR="00443CB9" w:rsidRDefault="00443CB9" w:rsidP="00443CB9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(2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Pr="00224D19">
        <w:rPr>
          <w:rFonts w:ascii="Times New Roman" w:hAnsi="Times New Roman" w:cs="Times New Roman" w:hint="eastAsia"/>
          <w:sz w:val="24"/>
          <w:szCs w:val="24"/>
        </w:rPr>
        <w:t>O</w:t>
      </w:r>
      <w:r w:rsidRPr="00224D19">
        <w:rPr>
          <w:rFonts w:ascii="Times New Roman" w:hAnsi="Times New Roman" w:cs="Times New Roman"/>
          <w:sz w:val="24"/>
          <w:szCs w:val="24"/>
        </w:rPr>
        <w:t xml:space="preserve">pen beat1.m,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256FB4">
        <w:rPr>
          <w:rFonts w:ascii="Times New Roman" w:hAnsi="Times New Roman" w:cs="Times New Roman"/>
          <w:sz w:val="24"/>
          <w:szCs w:val="24"/>
        </w:rPr>
        <w:t>lick "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256FB4">
        <w:rPr>
          <w:rFonts w:ascii="Times New Roman" w:hAnsi="Times New Roman" w:cs="Times New Roman"/>
          <w:sz w:val="24"/>
          <w:szCs w:val="24"/>
        </w:rPr>
        <w:t>un" on the menu above MATLAB to start running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C93F71">
        <w:rPr>
          <w:rFonts w:ascii="Times New Roman" w:hAnsi="Times New Roman" w:cs="Times New Roman"/>
          <w:sz w:val="24"/>
          <w:szCs w:val="24"/>
        </w:rPr>
        <w:t xml:space="preserve"> the program ends, and</w:t>
      </w:r>
      <w:r>
        <w:rPr>
          <w:rFonts w:ascii="Times New Roman" w:hAnsi="Times New Roman" w:cs="Times New Roman"/>
          <w:sz w:val="24"/>
          <w:szCs w:val="24"/>
        </w:rPr>
        <w:t xml:space="preserve"> a figure pops up, which shows </w:t>
      </w:r>
      <w:r w:rsidRPr="003B0DD4">
        <w:rPr>
          <w:rFonts w:ascii="Times New Roman" w:hAnsi="Times New Roman" w:cs="Times New Roman"/>
          <w:sz w:val="24"/>
          <w:szCs w:val="24"/>
        </w:rPr>
        <w:t>non-dimensional</w:t>
      </w:r>
      <w:r w:rsidRPr="00C93F71">
        <w:rPr>
          <w:rFonts w:ascii="Times New Roman" w:hAnsi="Times New Roman" w:cs="Times New Roman"/>
          <w:sz w:val="24"/>
          <w:szCs w:val="24"/>
        </w:rPr>
        <w:t xml:space="preserve"> bottomhole pressure and </w:t>
      </w:r>
      <w:r>
        <w:rPr>
          <w:rFonts w:ascii="Times New Roman" w:hAnsi="Times New Roman" w:cs="Times New Roman"/>
          <w:sz w:val="24"/>
          <w:szCs w:val="24"/>
        </w:rPr>
        <w:t>its</w:t>
      </w:r>
      <w:r w:rsidRPr="00C93F71">
        <w:rPr>
          <w:rFonts w:ascii="Times New Roman" w:hAnsi="Times New Roman" w:cs="Times New Roman"/>
          <w:sz w:val="24"/>
          <w:szCs w:val="24"/>
        </w:rPr>
        <w:t xml:space="preserve"> derivative</w:t>
      </w:r>
      <w:r>
        <w:rPr>
          <w:rFonts w:ascii="Times New Roman" w:hAnsi="Times New Roman" w:cs="Times New Roman"/>
          <w:sz w:val="24"/>
          <w:szCs w:val="24"/>
        </w:rPr>
        <w:t xml:space="preserve"> cures</w:t>
      </w:r>
      <w:r w:rsidRPr="00C93F71">
        <w:rPr>
          <w:rFonts w:ascii="Times New Roman" w:hAnsi="Times New Roman" w:cs="Times New Roman"/>
          <w:sz w:val="24"/>
          <w:szCs w:val="24"/>
        </w:rPr>
        <w:t xml:space="preserve"> in fractal composite reservoir seepage model with polynomial type elastic outer boundary conditions under different quadratic pressure gradients </w:t>
      </w:r>
      <w:r w:rsidRPr="003B0DD4">
        <w:rPr>
          <w:rFonts w:ascii="Times New Roman" w:hAnsi="Times New Roman" w:cs="Times New Roman"/>
          <w:position w:val="-12"/>
          <w:sz w:val="24"/>
          <w:szCs w:val="24"/>
        </w:rPr>
        <w:object w:dxaOrig="260" w:dyaOrig="360" w14:anchorId="4D40C07F">
          <v:shape id="_x0000_i1041" type="#_x0000_t75" style="width:13.15pt;height:18.15pt" o:ole="">
            <v:imagedata r:id="rId16" o:title=""/>
          </v:shape>
          <o:OLEObject Type="Embed" ProgID="Equation.DSMT4" ShapeID="_x0000_i1041" DrawAspect="Content" ObjectID="_1788277310" r:id="rId40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7C679DA" w14:textId="71CA3C17" w:rsidR="00443CB9" w:rsidRPr="002323FC" w:rsidRDefault="00911BD6" w:rsidP="00443CB9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7BDE">
        <w:rPr>
          <w:rFonts w:ascii="Times New Roman" w:hAnsi="Times New Roman" w:cs="Times New Roman" w:hint="eastAsia"/>
          <w:noProof/>
          <w:sz w:val="20"/>
          <w:szCs w:val="20"/>
        </w:rPr>
        <w:drawing>
          <wp:inline distT="0" distB="0" distL="0" distR="0" wp14:anchorId="0FCE0D9A" wp14:editId="2A390D60">
            <wp:extent cx="3362400" cy="2520000"/>
            <wp:effectExtent l="0" t="0" r="0" b="0"/>
            <wp:docPr id="6073206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E47AE" w14:textId="77777777" w:rsidR="00443CB9" w:rsidRDefault="00443CB9" w:rsidP="00E527AB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6D6188EE" w14:textId="2FEF3483" w:rsidR="00224D19" w:rsidRDefault="00224D19" w:rsidP="00E527AB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(3) </w:t>
      </w:r>
      <w:r w:rsidR="00256FB4" w:rsidRPr="00224D19">
        <w:rPr>
          <w:rFonts w:ascii="Times New Roman" w:hAnsi="Times New Roman" w:cs="Times New Roman" w:hint="eastAsia"/>
          <w:sz w:val="24"/>
          <w:szCs w:val="24"/>
        </w:rPr>
        <w:t>O</w:t>
      </w:r>
      <w:r w:rsidR="00256FB4" w:rsidRPr="00224D19">
        <w:rPr>
          <w:rFonts w:ascii="Times New Roman" w:hAnsi="Times New Roman" w:cs="Times New Roman"/>
          <w:sz w:val="24"/>
          <w:szCs w:val="24"/>
        </w:rPr>
        <w:t xml:space="preserve">pen </w:t>
      </w:r>
      <w:r w:rsidR="00F36D7C" w:rsidRPr="00224D19">
        <w:rPr>
          <w:rFonts w:ascii="Times New Roman" w:hAnsi="Times New Roman" w:cs="Times New Roman"/>
          <w:sz w:val="24"/>
          <w:szCs w:val="24"/>
        </w:rPr>
        <w:t xml:space="preserve">CDE2S.m, </w:t>
      </w:r>
      <w:r w:rsidR="00E527AB">
        <w:rPr>
          <w:rFonts w:ascii="Times New Roman" w:hAnsi="Times New Roman" w:cs="Times New Roman"/>
          <w:sz w:val="24"/>
          <w:szCs w:val="24"/>
        </w:rPr>
        <w:t>c</w:t>
      </w:r>
      <w:r w:rsidR="00E527AB" w:rsidRPr="00256FB4">
        <w:rPr>
          <w:rFonts w:ascii="Times New Roman" w:hAnsi="Times New Roman" w:cs="Times New Roman"/>
          <w:sz w:val="24"/>
          <w:szCs w:val="24"/>
        </w:rPr>
        <w:t>lick "</w:t>
      </w:r>
      <w:r w:rsidR="00E527AB">
        <w:rPr>
          <w:rFonts w:ascii="Times New Roman" w:hAnsi="Times New Roman" w:cs="Times New Roman"/>
          <w:sz w:val="24"/>
          <w:szCs w:val="24"/>
        </w:rPr>
        <w:t>r</w:t>
      </w:r>
      <w:r w:rsidR="00E527AB" w:rsidRPr="00256FB4">
        <w:rPr>
          <w:rFonts w:ascii="Times New Roman" w:hAnsi="Times New Roman" w:cs="Times New Roman"/>
          <w:sz w:val="24"/>
          <w:szCs w:val="24"/>
        </w:rPr>
        <w:t>un" on the menu above MATLAB to start running</w:t>
      </w:r>
      <w:r w:rsidR="00E527AB">
        <w:rPr>
          <w:rFonts w:ascii="Times New Roman" w:hAnsi="Times New Roman" w:cs="Times New Roman"/>
          <w:sz w:val="24"/>
          <w:szCs w:val="24"/>
        </w:rPr>
        <w:t>,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the program ends, and</w:t>
      </w:r>
      <w:r w:rsidR="00E527AB">
        <w:rPr>
          <w:rFonts w:ascii="Times New Roman" w:hAnsi="Times New Roman" w:cs="Times New Roman"/>
          <w:sz w:val="24"/>
          <w:szCs w:val="24"/>
        </w:rPr>
        <w:t xml:space="preserve"> a figure pops up, which shows </w:t>
      </w:r>
      <w:r w:rsidR="00062472" w:rsidRPr="003B0DD4">
        <w:rPr>
          <w:rFonts w:ascii="Times New Roman" w:hAnsi="Times New Roman" w:cs="Times New Roman"/>
          <w:sz w:val="24"/>
          <w:szCs w:val="24"/>
        </w:rPr>
        <w:t>non-dimensional</w:t>
      </w:r>
      <w:r w:rsidR="00062472" w:rsidRPr="00C93F71">
        <w:rPr>
          <w:rFonts w:ascii="Times New Roman" w:hAnsi="Times New Roman" w:cs="Times New Roman"/>
          <w:sz w:val="24"/>
          <w:szCs w:val="24"/>
        </w:rPr>
        <w:t xml:space="preserve"> 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bottomhole pressure and </w:t>
      </w:r>
      <w:r w:rsidR="00E527AB">
        <w:rPr>
          <w:rFonts w:ascii="Times New Roman" w:hAnsi="Times New Roman" w:cs="Times New Roman"/>
          <w:sz w:val="24"/>
          <w:szCs w:val="24"/>
        </w:rPr>
        <w:t>its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derivative</w:t>
      </w:r>
      <w:r w:rsidR="00E527AB">
        <w:rPr>
          <w:rFonts w:ascii="Times New Roman" w:hAnsi="Times New Roman" w:cs="Times New Roman"/>
          <w:sz w:val="24"/>
          <w:szCs w:val="24"/>
        </w:rPr>
        <w:t xml:space="preserve"> cures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in fractal composite reservoir seepage model with polynomial type elastic outer boundary conditions under different </w:t>
      </w:r>
      <w:r w:rsidR="00E527AB" w:rsidRPr="003B0DD4">
        <w:rPr>
          <w:rFonts w:ascii="Times New Roman" w:hAnsi="Times New Roman" w:cs="Times New Roman"/>
          <w:sz w:val="24"/>
          <w:szCs w:val="24"/>
        </w:rPr>
        <w:t xml:space="preserve">non-dimensional parameter cluster </w:t>
      </w:r>
      <w:r w:rsidR="00E527AB" w:rsidRPr="003B0DD4">
        <w:rPr>
          <w:rFonts w:ascii="Times New Roman" w:hAnsi="Times New Roman" w:cs="Times New Roman"/>
          <w:position w:val="-12"/>
          <w:sz w:val="24"/>
          <w:szCs w:val="24"/>
        </w:rPr>
        <w:object w:dxaOrig="639" w:dyaOrig="360" w14:anchorId="11309B5B">
          <v:shape id="_x0000_i1042" type="#_x0000_t75" style="width:31.95pt;height:18.15pt" o:ole="">
            <v:imagedata r:id="rId20" o:title=""/>
          </v:shape>
          <o:OLEObject Type="Embed" ProgID="Equation.DSMT4" ShapeID="_x0000_i1042" DrawAspect="Content" ObjectID="_1788277311" r:id="rId42"/>
        </w:object>
      </w:r>
      <w:r w:rsidR="00E527AB">
        <w:rPr>
          <w:rFonts w:ascii="Times New Roman" w:hAnsi="Times New Roman" w:cs="Times New Roman"/>
          <w:sz w:val="24"/>
          <w:szCs w:val="24"/>
        </w:rPr>
        <w:t>.</w:t>
      </w:r>
    </w:p>
    <w:p w14:paraId="31E7C210" w14:textId="31A53E4C" w:rsidR="00A50EEE" w:rsidRPr="00E527AB" w:rsidRDefault="00A8294A" w:rsidP="002814C2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7D9E">
        <w:rPr>
          <w:rFonts w:ascii="宋体" w:eastAsia="宋体" w:hAnsi="宋体" w:cs="宋体" w:hint="eastAsia"/>
          <w:noProof/>
        </w:rPr>
        <w:lastRenderedPageBreak/>
        <w:drawing>
          <wp:inline distT="0" distB="0" distL="0" distR="0" wp14:anchorId="01B77B74" wp14:editId="361A4E42">
            <wp:extent cx="3358800" cy="2520000"/>
            <wp:effectExtent l="0" t="0" r="0" b="0"/>
            <wp:docPr id="16105156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617D1" w14:textId="5832C488" w:rsidR="00224D19" w:rsidRDefault="00224D19" w:rsidP="00E527AB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(4) </w:t>
      </w:r>
      <w:r w:rsidR="00256FB4" w:rsidRPr="00224D19">
        <w:rPr>
          <w:rFonts w:ascii="Times New Roman" w:hAnsi="Times New Roman" w:cs="Times New Roman" w:hint="eastAsia"/>
          <w:sz w:val="24"/>
          <w:szCs w:val="24"/>
        </w:rPr>
        <w:t>O</w:t>
      </w:r>
      <w:r w:rsidR="00256FB4" w:rsidRPr="00224D19">
        <w:rPr>
          <w:rFonts w:ascii="Times New Roman" w:hAnsi="Times New Roman" w:cs="Times New Roman"/>
          <w:sz w:val="24"/>
          <w:szCs w:val="24"/>
        </w:rPr>
        <w:t xml:space="preserve">pen </w:t>
      </w:r>
      <w:proofErr w:type="spellStart"/>
      <w:r w:rsidR="00F36D7C" w:rsidRPr="00224D19">
        <w:rPr>
          <w:rFonts w:ascii="Times New Roman" w:hAnsi="Times New Roman" w:cs="Times New Roman"/>
          <w:sz w:val="24"/>
          <w:szCs w:val="24"/>
        </w:rPr>
        <w:t>lambda.m</w:t>
      </w:r>
      <w:proofErr w:type="spellEnd"/>
      <w:r w:rsidR="00F36D7C" w:rsidRPr="00224D19">
        <w:rPr>
          <w:rFonts w:ascii="Times New Roman" w:hAnsi="Times New Roman" w:cs="Times New Roman"/>
          <w:sz w:val="24"/>
          <w:szCs w:val="24"/>
        </w:rPr>
        <w:t>,</w:t>
      </w:r>
      <w:r w:rsidR="00E527AB" w:rsidRPr="00E527AB">
        <w:rPr>
          <w:rFonts w:ascii="Times New Roman" w:hAnsi="Times New Roman" w:cs="Times New Roman"/>
          <w:sz w:val="24"/>
          <w:szCs w:val="24"/>
        </w:rPr>
        <w:t xml:space="preserve"> </w:t>
      </w:r>
      <w:r w:rsidR="00E527AB">
        <w:rPr>
          <w:rFonts w:ascii="Times New Roman" w:hAnsi="Times New Roman" w:cs="Times New Roman"/>
          <w:sz w:val="24"/>
          <w:szCs w:val="24"/>
        </w:rPr>
        <w:t>c</w:t>
      </w:r>
      <w:r w:rsidR="00E527AB" w:rsidRPr="00256FB4">
        <w:rPr>
          <w:rFonts w:ascii="Times New Roman" w:hAnsi="Times New Roman" w:cs="Times New Roman"/>
          <w:sz w:val="24"/>
          <w:szCs w:val="24"/>
        </w:rPr>
        <w:t>lick "</w:t>
      </w:r>
      <w:r w:rsidR="00E527AB">
        <w:rPr>
          <w:rFonts w:ascii="Times New Roman" w:hAnsi="Times New Roman" w:cs="Times New Roman"/>
          <w:sz w:val="24"/>
          <w:szCs w:val="24"/>
        </w:rPr>
        <w:t>r</w:t>
      </w:r>
      <w:r w:rsidR="00E527AB" w:rsidRPr="00256FB4">
        <w:rPr>
          <w:rFonts w:ascii="Times New Roman" w:hAnsi="Times New Roman" w:cs="Times New Roman"/>
          <w:sz w:val="24"/>
          <w:szCs w:val="24"/>
        </w:rPr>
        <w:t>un" on the menu above MATLAB to start running</w:t>
      </w:r>
      <w:r w:rsidR="00E527AB">
        <w:rPr>
          <w:rFonts w:ascii="Times New Roman" w:hAnsi="Times New Roman" w:cs="Times New Roman"/>
          <w:sz w:val="24"/>
          <w:szCs w:val="24"/>
        </w:rPr>
        <w:t>,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the program ends, and</w:t>
      </w:r>
      <w:r w:rsidR="00E527AB">
        <w:rPr>
          <w:rFonts w:ascii="Times New Roman" w:hAnsi="Times New Roman" w:cs="Times New Roman"/>
          <w:sz w:val="24"/>
          <w:szCs w:val="24"/>
        </w:rPr>
        <w:t xml:space="preserve"> a figure pops up, which shows </w:t>
      </w:r>
      <w:r w:rsidR="00062472" w:rsidRPr="003B0DD4">
        <w:rPr>
          <w:rFonts w:ascii="Times New Roman" w:hAnsi="Times New Roman" w:cs="Times New Roman"/>
          <w:sz w:val="24"/>
          <w:szCs w:val="24"/>
        </w:rPr>
        <w:t>non-dimensional</w:t>
      </w:r>
      <w:r w:rsidR="00062472" w:rsidRPr="00C93F71">
        <w:rPr>
          <w:rFonts w:ascii="Times New Roman" w:hAnsi="Times New Roman" w:cs="Times New Roman"/>
          <w:sz w:val="24"/>
          <w:szCs w:val="24"/>
        </w:rPr>
        <w:t xml:space="preserve"> 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bottomhole pressure and </w:t>
      </w:r>
      <w:r w:rsidR="00E527AB">
        <w:rPr>
          <w:rFonts w:ascii="Times New Roman" w:hAnsi="Times New Roman" w:cs="Times New Roman"/>
          <w:sz w:val="24"/>
          <w:szCs w:val="24"/>
        </w:rPr>
        <w:t>its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derivative</w:t>
      </w:r>
      <w:r w:rsidR="00E527AB">
        <w:rPr>
          <w:rFonts w:ascii="Times New Roman" w:hAnsi="Times New Roman" w:cs="Times New Roman"/>
          <w:sz w:val="24"/>
          <w:szCs w:val="24"/>
        </w:rPr>
        <w:t xml:space="preserve"> cures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in fractal composite reservoir seepage model with polynomial type elastic outer boundary conditions under different </w:t>
      </w:r>
      <w:r w:rsidR="00E527AB" w:rsidRPr="003B0DD4">
        <w:rPr>
          <w:rFonts w:ascii="Times New Roman" w:hAnsi="Times New Roman" w:cs="Times New Roman"/>
          <w:sz w:val="24"/>
          <w:szCs w:val="24"/>
        </w:rPr>
        <w:t>non-dimensional coefficient</w:t>
      </w:r>
      <w:r w:rsidR="00E527AB">
        <w:rPr>
          <w:rFonts w:ascii="Times New Roman" w:hAnsi="Times New Roman" w:cs="Times New Roman"/>
          <w:sz w:val="24"/>
          <w:szCs w:val="24"/>
        </w:rPr>
        <w:t xml:space="preserve"> </w:t>
      </w:r>
      <w:r w:rsidR="00E527AB" w:rsidRPr="003B0DD4">
        <w:rPr>
          <w:rFonts w:ascii="Times New Roman" w:hAnsi="Times New Roman" w:cs="Times New Roman"/>
          <w:position w:val="-6"/>
          <w:sz w:val="24"/>
          <w:szCs w:val="24"/>
        </w:rPr>
        <w:object w:dxaOrig="220" w:dyaOrig="279" w14:anchorId="25E02DD8">
          <v:shape id="_x0000_i1043" type="#_x0000_t75" style="width:11.25pt;height:13.75pt" o:ole="">
            <v:imagedata r:id="rId22" o:title=""/>
          </v:shape>
          <o:OLEObject Type="Embed" ProgID="Equation.DSMT4" ShapeID="_x0000_i1043" DrawAspect="Content" ObjectID="_1788277312" r:id="rId44"/>
        </w:object>
      </w:r>
      <w:r w:rsidR="00E527AB">
        <w:rPr>
          <w:rFonts w:ascii="Times New Roman" w:hAnsi="Times New Roman" w:cs="Times New Roman"/>
          <w:sz w:val="24"/>
          <w:szCs w:val="24"/>
        </w:rPr>
        <w:t>.</w:t>
      </w:r>
    </w:p>
    <w:p w14:paraId="0DCA2092" w14:textId="4FF6ACF5" w:rsidR="00AE52C0" w:rsidRPr="00E527AB" w:rsidRDefault="00A8294A" w:rsidP="002814C2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364B">
        <w:rPr>
          <w:rFonts w:ascii="宋体" w:eastAsia="宋体" w:hAnsi="宋体" w:cs="宋体" w:hint="eastAsia"/>
          <w:noProof/>
        </w:rPr>
        <w:drawing>
          <wp:inline distT="0" distB="0" distL="0" distR="0" wp14:anchorId="5F60FE63" wp14:editId="2D306EE0">
            <wp:extent cx="3358800" cy="2520000"/>
            <wp:effectExtent l="0" t="0" r="0" b="0"/>
            <wp:docPr id="7042217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F9C73" w14:textId="5A63C21A" w:rsidR="00224D19" w:rsidRDefault="00224D19" w:rsidP="00E527AB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(5)</w:t>
      </w:r>
      <w:r w:rsidR="00F36D7C" w:rsidRPr="00224D19">
        <w:rPr>
          <w:rFonts w:ascii="Times New Roman" w:hAnsi="Times New Roman" w:cs="Times New Roman"/>
          <w:sz w:val="24"/>
          <w:szCs w:val="24"/>
        </w:rPr>
        <w:t xml:space="preserve"> </w:t>
      </w:r>
      <w:r w:rsidR="00256FB4" w:rsidRPr="00224D19">
        <w:rPr>
          <w:rFonts w:ascii="Times New Roman" w:hAnsi="Times New Roman" w:cs="Times New Roman" w:hint="eastAsia"/>
          <w:sz w:val="24"/>
          <w:szCs w:val="24"/>
        </w:rPr>
        <w:t>O</w:t>
      </w:r>
      <w:r w:rsidR="00256FB4" w:rsidRPr="00224D19">
        <w:rPr>
          <w:rFonts w:ascii="Times New Roman" w:hAnsi="Times New Roman" w:cs="Times New Roman"/>
          <w:sz w:val="24"/>
          <w:szCs w:val="24"/>
        </w:rPr>
        <w:t xml:space="preserve">pen </w:t>
      </w:r>
      <w:r w:rsidR="00F36D7C" w:rsidRPr="00224D19">
        <w:rPr>
          <w:rFonts w:ascii="Times New Roman" w:hAnsi="Times New Roman" w:cs="Times New Roman"/>
          <w:sz w:val="24"/>
          <w:szCs w:val="24"/>
        </w:rPr>
        <w:t>r1.m,</w:t>
      </w:r>
      <w:r w:rsidR="00E527AB" w:rsidRPr="00E527AB">
        <w:rPr>
          <w:rFonts w:ascii="Times New Roman" w:hAnsi="Times New Roman" w:cs="Times New Roman"/>
          <w:sz w:val="24"/>
          <w:szCs w:val="24"/>
        </w:rPr>
        <w:t xml:space="preserve"> </w:t>
      </w:r>
      <w:r w:rsidR="00E527AB">
        <w:rPr>
          <w:rFonts w:ascii="Times New Roman" w:hAnsi="Times New Roman" w:cs="Times New Roman"/>
          <w:sz w:val="24"/>
          <w:szCs w:val="24"/>
        </w:rPr>
        <w:t>c</w:t>
      </w:r>
      <w:r w:rsidR="00E527AB" w:rsidRPr="00256FB4">
        <w:rPr>
          <w:rFonts w:ascii="Times New Roman" w:hAnsi="Times New Roman" w:cs="Times New Roman"/>
          <w:sz w:val="24"/>
          <w:szCs w:val="24"/>
        </w:rPr>
        <w:t>lick "</w:t>
      </w:r>
      <w:r w:rsidR="00E527AB">
        <w:rPr>
          <w:rFonts w:ascii="Times New Roman" w:hAnsi="Times New Roman" w:cs="Times New Roman"/>
          <w:sz w:val="24"/>
          <w:szCs w:val="24"/>
        </w:rPr>
        <w:t>r</w:t>
      </w:r>
      <w:r w:rsidR="00E527AB" w:rsidRPr="00256FB4">
        <w:rPr>
          <w:rFonts w:ascii="Times New Roman" w:hAnsi="Times New Roman" w:cs="Times New Roman"/>
          <w:sz w:val="24"/>
          <w:szCs w:val="24"/>
        </w:rPr>
        <w:t>un" on the menu above MATLAB to start running</w:t>
      </w:r>
      <w:r w:rsidR="00E527AB">
        <w:rPr>
          <w:rFonts w:ascii="Times New Roman" w:hAnsi="Times New Roman" w:cs="Times New Roman"/>
          <w:sz w:val="24"/>
          <w:szCs w:val="24"/>
        </w:rPr>
        <w:t>,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the program ends, and</w:t>
      </w:r>
      <w:r w:rsidR="00E527AB">
        <w:rPr>
          <w:rFonts w:ascii="Times New Roman" w:hAnsi="Times New Roman" w:cs="Times New Roman"/>
          <w:sz w:val="24"/>
          <w:szCs w:val="24"/>
        </w:rPr>
        <w:t xml:space="preserve"> a figure pops up, which shows </w:t>
      </w:r>
      <w:r w:rsidR="00062472" w:rsidRPr="003B0DD4">
        <w:rPr>
          <w:rFonts w:ascii="Times New Roman" w:hAnsi="Times New Roman" w:cs="Times New Roman"/>
          <w:sz w:val="24"/>
          <w:szCs w:val="24"/>
        </w:rPr>
        <w:t>non-dimensional</w:t>
      </w:r>
      <w:r w:rsidR="00062472" w:rsidRPr="00C93F71">
        <w:rPr>
          <w:rFonts w:ascii="Times New Roman" w:hAnsi="Times New Roman" w:cs="Times New Roman"/>
          <w:sz w:val="24"/>
          <w:szCs w:val="24"/>
        </w:rPr>
        <w:t xml:space="preserve"> 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bottomhole pressure and </w:t>
      </w:r>
      <w:r w:rsidR="00E527AB">
        <w:rPr>
          <w:rFonts w:ascii="Times New Roman" w:hAnsi="Times New Roman" w:cs="Times New Roman"/>
          <w:sz w:val="24"/>
          <w:szCs w:val="24"/>
        </w:rPr>
        <w:t>its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derivative</w:t>
      </w:r>
      <w:r w:rsidR="00E527AB">
        <w:rPr>
          <w:rFonts w:ascii="Times New Roman" w:hAnsi="Times New Roman" w:cs="Times New Roman"/>
          <w:sz w:val="24"/>
          <w:szCs w:val="24"/>
        </w:rPr>
        <w:t xml:space="preserve"> cures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in fractal composite reservoir seepage model with polynomial type elastic outer boundary conditions under different </w:t>
      </w:r>
      <w:r w:rsidR="00E527AB" w:rsidRPr="003B0DD4">
        <w:rPr>
          <w:rFonts w:ascii="Times New Roman" w:hAnsi="Times New Roman" w:cs="Times New Roman"/>
          <w:sz w:val="24"/>
          <w:szCs w:val="24"/>
        </w:rPr>
        <w:t xml:space="preserve">non-dimensional </w:t>
      </w:r>
      <w:r w:rsidR="00E527AB">
        <w:rPr>
          <w:rFonts w:ascii="Times New Roman" w:hAnsi="Times New Roman" w:cs="Times New Roman"/>
          <w:sz w:val="24"/>
          <w:szCs w:val="24"/>
        </w:rPr>
        <w:t>i</w:t>
      </w:r>
      <w:r w:rsidR="00E527AB" w:rsidRPr="003B0DD4">
        <w:rPr>
          <w:rFonts w:ascii="Times New Roman" w:hAnsi="Times New Roman" w:cs="Times New Roman"/>
          <w:sz w:val="24"/>
          <w:szCs w:val="24"/>
        </w:rPr>
        <w:t>nner radius</w:t>
      </w:r>
      <w:r w:rsidR="00E527AB">
        <w:rPr>
          <w:rFonts w:ascii="Times New Roman" w:hAnsi="Times New Roman" w:cs="Times New Roman"/>
          <w:sz w:val="24"/>
          <w:szCs w:val="24"/>
        </w:rPr>
        <w:t xml:space="preserve"> </w:t>
      </w:r>
      <w:r w:rsidR="00E527AB" w:rsidRPr="003B0DD4">
        <w:rPr>
          <w:rFonts w:ascii="Times New Roman" w:hAnsi="Times New Roman" w:cs="Times New Roman"/>
          <w:position w:val="-12"/>
          <w:sz w:val="24"/>
          <w:szCs w:val="24"/>
        </w:rPr>
        <w:object w:dxaOrig="200" w:dyaOrig="360" w14:anchorId="758D68A1">
          <v:shape id="_x0000_i1044" type="#_x0000_t75" style="width:10pt;height:18.15pt" o:ole="">
            <v:imagedata r:id="rId24" o:title=""/>
          </v:shape>
          <o:OLEObject Type="Embed" ProgID="Equation.DSMT4" ShapeID="_x0000_i1044" DrawAspect="Content" ObjectID="_1788277313" r:id="rId46"/>
        </w:object>
      </w:r>
      <w:r w:rsidR="00E527AB">
        <w:rPr>
          <w:rFonts w:ascii="Times New Roman" w:hAnsi="Times New Roman" w:cs="Times New Roman"/>
          <w:sz w:val="24"/>
          <w:szCs w:val="24"/>
        </w:rPr>
        <w:t>.</w:t>
      </w:r>
    </w:p>
    <w:p w14:paraId="547C06BA" w14:textId="1F02EDCB" w:rsidR="00D15020" w:rsidRPr="00E527AB" w:rsidRDefault="00A8294A" w:rsidP="002814C2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4AE6">
        <w:rPr>
          <w:rFonts w:ascii="宋体" w:eastAsia="宋体" w:hAnsi="宋体" w:cs="宋体" w:hint="eastAsia"/>
          <w:noProof/>
        </w:rPr>
        <w:lastRenderedPageBreak/>
        <w:drawing>
          <wp:inline distT="0" distB="0" distL="0" distR="0" wp14:anchorId="1B6DC7B0" wp14:editId="3407E030">
            <wp:extent cx="3358800" cy="252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3AB30" w14:textId="4B6D3C29" w:rsidR="00E527AB" w:rsidRDefault="00224D19" w:rsidP="00E527AB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(6)</w:t>
      </w:r>
      <w:r w:rsidR="00F36D7C" w:rsidRPr="00224D19">
        <w:rPr>
          <w:rFonts w:ascii="Times New Roman" w:hAnsi="Times New Roman" w:cs="Times New Roman"/>
          <w:sz w:val="24"/>
          <w:szCs w:val="24"/>
        </w:rPr>
        <w:t xml:space="preserve"> </w:t>
      </w:r>
      <w:r w:rsidR="00256FB4" w:rsidRPr="00224D19">
        <w:rPr>
          <w:rFonts w:ascii="Times New Roman" w:hAnsi="Times New Roman" w:cs="Times New Roman" w:hint="eastAsia"/>
          <w:sz w:val="24"/>
          <w:szCs w:val="24"/>
        </w:rPr>
        <w:t>O</w:t>
      </w:r>
      <w:r w:rsidR="00256FB4" w:rsidRPr="00224D19">
        <w:rPr>
          <w:rFonts w:ascii="Times New Roman" w:hAnsi="Times New Roman" w:cs="Times New Roman"/>
          <w:sz w:val="24"/>
          <w:szCs w:val="24"/>
        </w:rPr>
        <w:t xml:space="preserve">pen </w:t>
      </w:r>
      <w:proofErr w:type="spellStart"/>
      <w:r w:rsidR="00F36D7C" w:rsidRPr="00224D19">
        <w:rPr>
          <w:rFonts w:ascii="Times New Roman" w:hAnsi="Times New Roman" w:cs="Times New Roman"/>
          <w:sz w:val="24"/>
          <w:szCs w:val="24"/>
        </w:rPr>
        <w:t>RD.m</w:t>
      </w:r>
      <w:proofErr w:type="spellEnd"/>
      <w:r w:rsidR="00F36D7C" w:rsidRPr="00224D19">
        <w:rPr>
          <w:rFonts w:ascii="Times New Roman" w:hAnsi="Times New Roman" w:cs="Times New Roman"/>
          <w:sz w:val="24"/>
          <w:szCs w:val="24"/>
        </w:rPr>
        <w:t>,</w:t>
      </w:r>
      <w:r w:rsidR="00E527AB">
        <w:rPr>
          <w:rFonts w:ascii="Times New Roman" w:hAnsi="Times New Roman" w:cs="Times New Roman"/>
          <w:sz w:val="24"/>
          <w:szCs w:val="24"/>
        </w:rPr>
        <w:t xml:space="preserve"> c</w:t>
      </w:r>
      <w:r w:rsidR="00E527AB" w:rsidRPr="00256FB4">
        <w:rPr>
          <w:rFonts w:ascii="Times New Roman" w:hAnsi="Times New Roman" w:cs="Times New Roman"/>
          <w:sz w:val="24"/>
          <w:szCs w:val="24"/>
        </w:rPr>
        <w:t>lick "</w:t>
      </w:r>
      <w:r w:rsidR="00E527AB">
        <w:rPr>
          <w:rFonts w:ascii="Times New Roman" w:hAnsi="Times New Roman" w:cs="Times New Roman"/>
          <w:sz w:val="24"/>
          <w:szCs w:val="24"/>
        </w:rPr>
        <w:t>r</w:t>
      </w:r>
      <w:r w:rsidR="00E527AB" w:rsidRPr="00256FB4">
        <w:rPr>
          <w:rFonts w:ascii="Times New Roman" w:hAnsi="Times New Roman" w:cs="Times New Roman"/>
          <w:sz w:val="24"/>
          <w:szCs w:val="24"/>
        </w:rPr>
        <w:t>un" on the menu above MATLAB to start running</w:t>
      </w:r>
      <w:r w:rsidR="00E527AB">
        <w:rPr>
          <w:rFonts w:ascii="Times New Roman" w:hAnsi="Times New Roman" w:cs="Times New Roman"/>
          <w:sz w:val="24"/>
          <w:szCs w:val="24"/>
        </w:rPr>
        <w:t>,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the program ends, and</w:t>
      </w:r>
      <w:r w:rsidR="00E527AB">
        <w:rPr>
          <w:rFonts w:ascii="Times New Roman" w:hAnsi="Times New Roman" w:cs="Times New Roman"/>
          <w:sz w:val="24"/>
          <w:szCs w:val="24"/>
        </w:rPr>
        <w:t xml:space="preserve"> a figure pops up, which shows </w:t>
      </w:r>
      <w:r w:rsidR="00062472" w:rsidRPr="003B0DD4">
        <w:rPr>
          <w:rFonts w:ascii="Times New Roman" w:hAnsi="Times New Roman" w:cs="Times New Roman"/>
          <w:sz w:val="24"/>
          <w:szCs w:val="24"/>
        </w:rPr>
        <w:t>non-dimensional</w:t>
      </w:r>
      <w:r w:rsidR="00062472" w:rsidRPr="00C93F71">
        <w:rPr>
          <w:rFonts w:ascii="Times New Roman" w:hAnsi="Times New Roman" w:cs="Times New Roman"/>
          <w:sz w:val="24"/>
          <w:szCs w:val="24"/>
        </w:rPr>
        <w:t xml:space="preserve"> 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bottomhole pressure and </w:t>
      </w:r>
      <w:r w:rsidR="00E527AB">
        <w:rPr>
          <w:rFonts w:ascii="Times New Roman" w:hAnsi="Times New Roman" w:cs="Times New Roman"/>
          <w:sz w:val="24"/>
          <w:szCs w:val="24"/>
        </w:rPr>
        <w:t>its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derivative</w:t>
      </w:r>
      <w:r w:rsidR="00E527AB">
        <w:rPr>
          <w:rFonts w:ascii="Times New Roman" w:hAnsi="Times New Roman" w:cs="Times New Roman"/>
          <w:sz w:val="24"/>
          <w:szCs w:val="24"/>
        </w:rPr>
        <w:t xml:space="preserve"> cures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in fractal composite reservoir seepage model with polynomial type elastic outer boundary conditions under different </w:t>
      </w:r>
      <w:r w:rsidR="00E527AB" w:rsidRPr="003B0DD4">
        <w:rPr>
          <w:rFonts w:ascii="Times New Roman" w:hAnsi="Times New Roman" w:cs="Times New Roman"/>
          <w:sz w:val="24"/>
          <w:szCs w:val="24"/>
        </w:rPr>
        <w:t xml:space="preserve">non-dimensional </w:t>
      </w:r>
      <w:r w:rsidR="00E527AB">
        <w:rPr>
          <w:rFonts w:ascii="Times New Roman" w:hAnsi="Times New Roman" w:cs="Times New Roman"/>
          <w:sz w:val="24"/>
          <w:szCs w:val="24"/>
        </w:rPr>
        <w:t xml:space="preserve">outer </w:t>
      </w:r>
      <w:r w:rsidR="00E527AB" w:rsidRPr="003B0DD4">
        <w:rPr>
          <w:rFonts w:ascii="Times New Roman" w:hAnsi="Times New Roman" w:cs="Times New Roman"/>
          <w:sz w:val="24"/>
          <w:szCs w:val="24"/>
        </w:rPr>
        <w:t>radius</w:t>
      </w:r>
      <w:r w:rsidR="00E527AB">
        <w:rPr>
          <w:rFonts w:ascii="Times New Roman" w:hAnsi="Times New Roman" w:cs="Times New Roman"/>
          <w:sz w:val="24"/>
          <w:szCs w:val="24"/>
        </w:rPr>
        <w:t xml:space="preserve"> </w:t>
      </w:r>
      <w:r w:rsidR="00E527AB" w:rsidRPr="003B0DD4">
        <w:rPr>
          <w:rFonts w:ascii="Times New Roman" w:hAnsi="Times New Roman" w:cs="Times New Roman"/>
          <w:position w:val="-12"/>
          <w:sz w:val="24"/>
          <w:szCs w:val="24"/>
        </w:rPr>
        <w:object w:dxaOrig="340" w:dyaOrig="360" w14:anchorId="23CBD143">
          <v:shape id="_x0000_i1045" type="#_x0000_t75" style="width:16.9pt;height:18.15pt" o:ole="">
            <v:imagedata r:id="rId26" o:title=""/>
          </v:shape>
          <o:OLEObject Type="Embed" ProgID="Equation.DSMT4" ShapeID="_x0000_i1045" DrawAspect="Content" ObjectID="_1788277314" r:id="rId48"/>
        </w:object>
      </w:r>
      <w:r w:rsidR="00E527AB">
        <w:rPr>
          <w:rFonts w:ascii="Times New Roman" w:hAnsi="Times New Roman" w:cs="Times New Roman"/>
          <w:sz w:val="24"/>
          <w:szCs w:val="24"/>
        </w:rPr>
        <w:t>.</w:t>
      </w:r>
    </w:p>
    <w:p w14:paraId="10645E0F" w14:textId="0F1F2A7E" w:rsidR="00A90942" w:rsidRPr="00E527AB" w:rsidRDefault="00A8294A" w:rsidP="002814C2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4AE6">
        <w:rPr>
          <w:rFonts w:ascii="宋体" w:eastAsia="宋体" w:hAnsi="宋体" w:cs="宋体" w:hint="eastAsia"/>
          <w:noProof/>
        </w:rPr>
        <w:drawing>
          <wp:inline distT="0" distB="0" distL="0" distR="0" wp14:anchorId="7CD73EF3" wp14:editId="797FB9CD">
            <wp:extent cx="3358800" cy="2520000"/>
            <wp:effectExtent l="0" t="0" r="0" b="0"/>
            <wp:docPr id="1876267569" name="图片 1876267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F663B" w14:textId="67E9DC67" w:rsidR="00E527AB" w:rsidRDefault="00224D19" w:rsidP="00E527AB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(7)</w:t>
      </w:r>
      <w:r w:rsidR="00F36D7C" w:rsidRPr="00224D19">
        <w:rPr>
          <w:rFonts w:ascii="Times New Roman" w:hAnsi="Times New Roman" w:cs="Times New Roman"/>
          <w:sz w:val="24"/>
          <w:szCs w:val="24"/>
        </w:rPr>
        <w:t xml:space="preserve"> </w:t>
      </w:r>
      <w:r w:rsidR="00256FB4" w:rsidRPr="00224D19">
        <w:rPr>
          <w:rFonts w:ascii="Times New Roman" w:hAnsi="Times New Roman" w:cs="Times New Roman" w:hint="eastAsia"/>
          <w:sz w:val="24"/>
          <w:szCs w:val="24"/>
        </w:rPr>
        <w:t>O</w:t>
      </w:r>
      <w:r w:rsidR="00256FB4" w:rsidRPr="00224D19">
        <w:rPr>
          <w:rFonts w:ascii="Times New Roman" w:hAnsi="Times New Roman" w:cs="Times New Roman"/>
          <w:sz w:val="24"/>
          <w:szCs w:val="24"/>
        </w:rPr>
        <w:t xml:space="preserve">pen </w:t>
      </w:r>
      <w:proofErr w:type="spellStart"/>
      <w:r w:rsidR="00F36D7C" w:rsidRPr="00224D19">
        <w:rPr>
          <w:rFonts w:ascii="Times New Roman" w:hAnsi="Times New Roman" w:cs="Times New Roman"/>
          <w:sz w:val="24"/>
          <w:szCs w:val="24"/>
        </w:rPr>
        <w:t>sigma.m</w:t>
      </w:r>
      <w:proofErr w:type="spellEnd"/>
      <w:r w:rsidR="00F36D7C" w:rsidRPr="00224D19">
        <w:rPr>
          <w:rFonts w:ascii="Times New Roman" w:hAnsi="Times New Roman" w:cs="Times New Roman"/>
          <w:sz w:val="24"/>
          <w:szCs w:val="24"/>
        </w:rPr>
        <w:t xml:space="preserve">, </w:t>
      </w:r>
      <w:r w:rsidR="00E527AB">
        <w:rPr>
          <w:rFonts w:ascii="Times New Roman" w:hAnsi="Times New Roman" w:cs="Times New Roman"/>
          <w:sz w:val="24"/>
          <w:szCs w:val="24"/>
        </w:rPr>
        <w:t>c</w:t>
      </w:r>
      <w:r w:rsidR="00E527AB" w:rsidRPr="00256FB4">
        <w:rPr>
          <w:rFonts w:ascii="Times New Roman" w:hAnsi="Times New Roman" w:cs="Times New Roman"/>
          <w:sz w:val="24"/>
          <w:szCs w:val="24"/>
        </w:rPr>
        <w:t>lick "</w:t>
      </w:r>
      <w:r w:rsidR="00E527AB">
        <w:rPr>
          <w:rFonts w:ascii="Times New Roman" w:hAnsi="Times New Roman" w:cs="Times New Roman"/>
          <w:sz w:val="24"/>
          <w:szCs w:val="24"/>
        </w:rPr>
        <w:t>r</w:t>
      </w:r>
      <w:r w:rsidR="00E527AB" w:rsidRPr="00256FB4">
        <w:rPr>
          <w:rFonts w:ascii="Times New Roman" w:hAnsi="Times New Roman" w:cs="Times New Roman"/>
          <w:sz w:val="24"/>
          <w:szCs w:val="24"/>
        </w:rPr>
        <w:t>un" on the menu above MATLAB to start running</w:t>
      </w:r>
      <w:r w:rsidR="00E527AB">
        <w:rPr>
          <w:rFonts w:ascii="Times New Roman" w:hAnsi="Times New Roman" w:cs="Times New Roman"/>
          <w:sz w:val="24"/>
          <w:szCs w:val="24"/>
        </w:rPr>
        <w:t>,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the program ends, and</w:t>
      </w:r>
      <w:r w:rsidR="00E527AB">
        <w:rPr>
          <w:rFonts w:ascii="Times New Roman" w:hAnsi="Times New Roman" w:cs="Times New Roman"/>
          <w:sz w:val="24"/>
          <w:szCs w:val="24"/>
        </w:rPr>
        <w:t xml:space="preserve"> a figure pops up, which shows </w:t>
      </w:r>
      <w:r w:rsidR="00062472" w:rsidRPr="003B0DD4">
        <w:rPr>
          <w:rFonts w:ascii="Times New Roman" w:hAnsi="Times New Roman" w:cs="Times New Roman"/>
          <w:sz w:val="24"/>
          <w:szCs w:val="24"/>
        </w:rPr>
        <w:t>non-dimensional</w:t>
      </w:r>
      <w:r w:rsidR="00062472" w:rsidRPr="00C93F71">
        <w:rPr>
          <w:rFonts w:ascii="Times New Roman" w:hAnsi="Times New Roman" w:cs="Times New Roman"/>
          <w:sz w:val="24"/>
          <w:szCs w:val="24"/>
        </w:rPr>
        <w:t xml:space="preserve"> 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bottomhole pressure and </w:t>
      </w:r>
      <w:r w:rsidR="00E527AB">
        <w:rPr>
          <w:rFonts w:ascii="Times New Roman" w:hAnsi="Times New Roman" w:cs="Times New Roman"/>
          <w:sz w:val="24"/>
          <w:szCs w:val="24"/>
        </w:rPr>
        <w:t>its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derivative</w:t>
      </w:r>
      <w:r w:rsidR="00E527AB">
        <w:rPr>
          <w:rFonts w:ascii="Times New Roman" w:hAnsi="Times New Roman" w:cs="Times New Roman"/>
          <w:sz w:val="24"/>
          <w:szCs w:val="24"/>
        </w:rPr>
        <w:t xml:space="preserve"> cures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in fractal composite reservoir seepage model with polynomial type elastic outer boundary conditions under different </w:t>
      </w:r>
      <w:r w:rsidR="00E527AB" w:rsidRPr="003B0DD4">
        <w:rPr>
          <w:rFonts w:ascii="Times New Roman" w:hAnsi="Times New Roman" w:cs="Times New Roman"/>
          <w:sz w:val="24"/>
          <w:szCs w:val="24"/>
        </w:rPr>
        <w:t>non-dimensional parameter</w:t>
      </w:r>
      <w:r w:rsidR="00E527AB">
        <w:rPr>
          <w:rFonts w:ascii="Times New Roman" w:hAnsi="Times New Roman" w:cs="Times New Roman"/>
          <w:sz w:val="24"/>
          <w:szCs w:val="24"/>
        </w:rPr>
        <w:t xml:space="preserve"> </w:t>
      </w:r>
      <w:r w:rsidR="00E527AB" w:rsidRPr="003B0DD4">
        <w:rPr>
          <w:rFonts w:ascii="Times New Roman" w:hAnsi="Times New Roman" w:cs="Times New Roman"/>
          <w:position w:val="-6"/>
          <w:sz w:val="24"/>
          <w:szCs w:val="24"/>
        </w:rPr>
        <w:object w:dxaOrig="240" w:dyaOrig="220" w14:anchorId="2F86B723">
          <v:shape id="_x0000_i1046" type="#_x0000_t75" style="width:11.9pt;height:11.25pt" o:ole="">
            <v:imagedata r:id="rId28" o:title=""/>
          </v:shape>
          <o:OLEObject Type="Embed" ProgID="Equation.DSMT4" ShapeID="_x0000_i1046" DrawAspect="Content" ObjectID="_1788277315" r:id="rId50"/>
        </w:object>
      </w:r>
      <w:r w:rsidR="00E527AB">
        <w:rPr>
          <w:rFonts w:ascii="Times New Roman" w:hAnsi="Times New Roman" w:cs="Times New Roman"/>
          <w:sz w:val="24"/>
          <w:szCs w:val="24"/>
        </w:rPr>
        <w:t>.</w:t>
      </w:r>
    </w:p>
    <w:p w14:paraId="7FDE1D24" w14:textId="02DBF815" w:rsidR="004E78D8" w:rsidRPr="00E527AB" w:rsidRDefault="00A8294A" w:rsidP="002814C2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4AE6">
        <w:rPr>
          <w:rFonts w:ascii="宋体" w:eastAsia="宋体" w:hAnsi="宋体" w:cs="宋体" w:hint="eastAsia"/>
          <w:noProof/>
        </w:rPr>
        <w:lastRenderedPageBreak/>
        <w:drawing>
          <wp:inline distT="0" distB="0" distL="0" distR="0" wp14:anchorId="200EA8BD" wp14:editId="3BBDC01C">
            <wp:extent cx="3358800" cy="2520000"/>
            <wp:effectExtent l="0" t="0" r="0" b="0"/>
            <wp:docPr id="713965397" name="图片 713965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C04CD" w14:textId="0BCF3909" w:rsidR="00E527AB" w:rsidRDefault="00224D19" w:rsidP="00E527AB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(8) </w:t>
      </w:r>
      <w:r w:rsidR="00256FB4" w:rsidRPr="00224D19">
        <w:rPr>
          <w:rFonts w:ascii="Times New Roman" w:hAnsi="Times New Roman" w:cs="Times New Roman" w:hint="eastAsia"/>
          <w:sz w:val="24"/>
          <w:szCs w:val="24"/>
        </w:rPr>
        <w:t>O</w:t>
      </w:r>
      <w:r w:rsidR="00256FB4" w:rsidRPr="00224D19">
        <w:rPr>
          <w:rFonts w:ascii="Times New Roman" w:hAnsi="Times New Roman" w:cs="Times New Roman"/>
          <w:sz w:val="24"/>
          <w:szCs w:val="24"/>
        </w:rPr>
        <w:t xml:space="preserve">pen </w:t>
      </w:r>
      <w:r w:rsidR="00F36D7C" w:rsidRPr="00224D19">
        <w:rPr>
          <w:rFonts w:ascii="Times New Roman" w:hAnsi="Times New Roman" w:cs="Times New Roman"/>
          <w:sz w:val="24"/>
          <w:szCs w:val="24"/>
        </w:rPr>
        <w:t>df1.m,</w:t>
      </w:r>
      <w:r w:rsidR="00E527AB" w:rsidRPr="00E527AB">
        <w:rPr>
          <w:rFonts w:ascii="Times New Roman" w:hAnsi="Times New Roman" w:cs="Times New Roman"/>
          <w:sz w:val="24"/>
          <w:szCs w:val="24"/>
        </w:rPr>
        <w:t xml:space="preserve"> </w:t>
      </w:r>
      <w:r w:rsidR="00E527AB">
        <w:rPr>
          <w:rFonts w:ascii="Times New Roman" w:hAnsi="Times New Roman" w:cs="Times New Roman"/>
          <w:sz w:val="24"/>
          <w:szCs w:val="24"/>
        </w:rPr>
        <w:t>c</w:t>
      </w:r>
      <w:r w:rsidR="00E527AB" w:rsidRPr="00256FB4">
        <w:rPr>
          <w:rFonts w:ascii="Times New Roman" w:hAnsi="Times New Roman" w:cs="Times New Roman"/>
          <w:sz w:val="24"/>
          <w:szCs w:val="24"/>
        </w:rPr>
        <w:t>lick "</w:t>
      </w:r>
      <w:r w:rsidR="00E527AB">
        <w:rPr>
          <w:rFonts w:ascii="Times New Roman" w:hAnsi="Times New Roman" w:cs="Times New Roman"/>
          <w:sz w:val="24"/>
          <w:szCs w:val="24"/>
        </w:rPr>
        <w:t>r</w:t>
      </w:r>
      <w:r w:rsidR="00E527AB" w:rsidRPr="00256FB4">
        <w:rPr>
          <w:rFonts w:ascii="Times New Roman" w:hAnsi="Times New Roman" w:cs="Times New Roman"/>
          <w:sz w:val="24"/>
          <w:szCs w:val="24"/>
        </w:rPr>
        <w:t>un" on the menu above MATLAB to start running</w:t>
      </w:r>
      <w:r w:rsidR="00E527AB">
        <w:rPr>
          <w:rFonts w:ascii="Times New Roman" w:hAnsi="Times New Roman" w:cs="Times New Roman"/>
          <w:sz w:val="24"/>
          <w:szCs w:val="24"/>
        </w:rPr>
        <w:t>,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the program ends, and</w:t>
      </w:r>
      <w:r w:rsidR="00E527AB">
        <w:rPr>
          <w:rFonts w:ascii="Times New Roman" w:hAnsi="Times New Roman" w:cs="Times New Roman"/>
          <w:sz w:val="24"/>
          <w:szCs w:val="24"/>
        </w:rPr>
        <w:t xml:space="preserve"> a figure pops up, which shows </w:t>
      </w:r>
      <w:r w:rsidR="00062472" w:rsidRPr="003B0DD4">
        <w:rPr>
          <w:rFonts w:ascii="Times New Roman" w:hAnsi="Times New Roman" w:cs="Times New Roman"/>
          <w:sz w:val="24"/>
          <w:szCs w:val="24"/>
        </w:rPr>
        <w:t>non-dimensional</w:t>
      </w:r>
      <w:r w:rsidR="00062472" w:rsidRPr="00C93F71">
        <w:rPr>
          <w:rFonts w:ascii="Times New Roman" w:hAnsi="Times New Roman" w:cs="Times New Roman"/>
          <w:sz w:val="24"/>
          <w:szCs w:val="24"/>
        </w:rPr>
        <w:t xml:space="preserve"> 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bottomhole pressure and </w:t>
      </w:r>
      <w:r w:rsidR="00E527AB">
        <w:rPr>
          <w:rFonts w:ascii="Times New Roman" w:hAnsi="Times New Roman" w:cs="Times New Roman"/>
          <w:sz w:val="24"/>
          <w:szCs w:val="24"/>
        </w:rPr>
        <w:t>its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derivative</w:t>
      </w:r>
      <w:r w:rsidR="00E527AB">
        <w:rPr>
          <w:rFonts w:ascii="Times New Roman" w:hAnsi="Times New Roman" w:cs="Times New Roman"/>
          <w:sz w:val="24"/>
          <w:szCs w:val="24"/>
        </w:rPr>
        <w:t xml:space="preserve"> cures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in fractal composite reservoir seepage model with polynomial type elastic outer boundary conditions under different </w:t>
      </w:r>
      <w:r w:rsidR="00E527AB" w:rsidRPr="003B0DD4">
        <w:rPr>
          <w:rFonts w:ascii="Times New Roman" w:hAnsi="Times New Roman" w:cs="Times New Roman"/>
          <w:sz w:val="24"/>
          <w:szCs w:val="24"/>
        </w:rPr>
        <w:t xml:space="preserve">non-dimensional fractal dimensions </w:t>
      </w:r>
      <w:r w:rsidR="00E527AB" w:rsidRPr="003B0DD4">
        <w:rPr>
          <w:rFonts w:ascii="Times New Roman" w:hAnsi="Times New Roman" w:cs="Times New Roman"/>
          <w:position w:val="-14"/>
          <w:sz w:val="24"/>
          <w:szCs w:val="24"/>
        </w:rPr>
        <w:object w:dxaOrig="320" w:dyaOrig="380" w14:anchorId="42E4A691">
          <v:shape id="_x0000_i1047" type="#_x0000_t75" style="width:16.3pt;height:18.8pt" o:ole="">
            <v:imagedata r:id="rId30" o:title=""/>
          </v:shape>
          <o:OLEObject Type="Embed" ProgID="Equation.DSMT4" ShapeID="_x0000_i1047" DrawAspect="Content" ObjectID="_1788277316" r:id="rId52"/>
        </w:object>
      </w:r>
      <w:r w:rsidR="00E527AB">
        <w:rPr>
          <w:rFonts w:ascii="Times New Roman" w:hAnsi="Times New Roman" w:cs="Times New Roman"/>
          <w:sz w:val="24"/>
          <w:szCs w:val="24"/>
        </w:rPr>
        <w:t>.</w:t>
      </w:r>
    </w:p>
    <w:p w14:paraId="0B2B71C9" w14:textId="3D3CC531" w:rsidR="00D73B69" w:rsidRPr="00E527AB" w:rsidRDefault="00A8294A" w:rsidP="002814C2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4AE6">
        <w:rPr>
          <w:rFonts w:ascii="宋体" w:eastAsia="宋体" w:hAnsi="宋体" w:cs="宋体" w:hint="eastAsia"/>
          <w:noProof/>
        </w:rPr>
        <w:drawing>
          <wp:inline distT="0" distB="0" distL="0" distR="0" wp14:anchorId="2CBC8265" wp14:editId="59C6D3F2">
            <wp:extent cx="3358800" cy="2520000"/>
            <wp:effectExtent l="0" t="0" r="0" b="0"/>
            <wp:docPr id="213244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BE922" w14:textId="51109452" w:rsidR="00224D19" w:rsidRDefault="00224D19" w:rsidP="00E527AB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(9)</w:t>
      </w:r>
      <w:r w:rsidR="00F36D7C" w:rsidRPr="00224D19">
        <w:rPr>
          <w:rFonts w:ascii="Times New Roman" w:hAnsi="Times New Roman" w:cs="Times New Roman"/>
          <w:sz w:val="24"/>
          <w:szCs w:val="24"/>
        </w:rPr>
        <w:t xml:space="preserve"> </w:t>
      </w:r>
      <w:r w:rsidR="00256FB4" w:rsidRPr="00224D19">
        <w:rPr>
          <w:rFonts w:ascii="Times New Roman" w:hAnsi="Times New Roman" w:cs="Times New Roman" w:hint="eastAsia"/>
          <w:sz w:val="24"/>
          <w:szCs w:val="24"/>
        </w:rPr>
        <w:t>O</w:t>
      </w:r>
      <w:r w:rsidR="00256FB4" w:rsidRPr="00224D19">
        <w:rPr>
          <w:rFonts w:ascii="Times New Roman" w:hAnsi="Times New Roman" w:cs="Times New Roman"/>
          <w:sz w:val="24"/>
          <w:szCs w:val="24"/>
        </w:rPr>
        <w:t xml:space="preserve">pen </w:t>
      </w:r>
      <w:r w:rsidR="00F36D7C" w:rsidRPr="00224D19">
        <w:rPr>
          <w:rFonts w:ascii="Times New Roman" w:hAnsi="Times New Roman" w:cs="Times New Roman"/>
          <w:sz w:val="24"/>
          <w:szCs w:val="24"/>
        </w:rPr>
        <w:t xml:space="preserve">df2.m, </w:t>
      </w:r>
      <w:r w:rsidR="00E527AB">
        <w:rPr>
          <w:rFonts w:ascii="Times New Roman" w:hAnsi="Times New Roman" w:cs="Times New Roman"/>
          <w:sz w:val="24"/>
          <w:szCs w:val="24"/>
        </w:rPr>
        <w:t>c</w:t>
      </w:r>
      <w:r w:rsidR="00E527AB" w:rsidRPr="00256FB4">
        <w:rPr>
          <w:rFonts w:ascii="Times New Roman" w:hAnsi="Times New Roman" w:cs="Times New Roman"/>
          <w:sz w:val="24"/>
          <w:szCs w:val="24"/>
        </w:rPr>
        <w:t>lick "</w:t>
      </w:r>
      <w:r w:rsidR="00E527AB">
        <w:rPr>
          <w:rFonts w:ascii="Times New Roman" w:hAnsi="Times New Roman" w:cs="Times New Roman"/>
          <w:sz w:val="24"/>
          <w:szCs w:val="24"/>
        </w:rPr>
        <w:t>r</w:t>
      </w:r>
      <w:r w:rsidR="00E527AB" w:rsidRPr="00256FB4">
        <w:rPr>
          <w:rFonts w:ascii="Times New Roman" w:hAnsi="Times New Roman" w:cs="Times New Roman"/>
          <w:sz w:val="24"/>
          <w:szCs w:val="24"/>
        </w:rPr>
        <w:t>un" on the menu above MATLAB to start running</w:t>
      </w:r>
      <w:r w:rsidR="00E527AB">
        <w:rPr>
          <w:rFonts w:ascii="Times New Roman" w:hAnsi="Times New Roman" w:cs="Times New Roman"/>
          <w:sz w:val="24"/>
          <w:szCs w:val="24"/>
        </w:rPr>
        <w:t>,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the program ends, and</w:t>
      </w:r>
      <w:r w:rsidR="00E527AB">
        <w:rPr>
          <w:rFonts w:ascii="Times New Roman" w:hAnsi="Times New Roman" w:cs="Times New Roman"/>
          <w:sz w:val="24"/>
          <w:szCs w:val="24"/>
        </w:rPr>
        <w:t xml:space="preserve"> a figure pops up, which shows </w:t>
      </w:r>
      <w:r w:rsidR="00062472" w:rsidRPr="003B0DD4">
        <w:rPr>
          <w:rFonts w:ascii="Times New Roman" w:hAnsi="Times New Roman" w:cs="Times New Roman"/>
          <w:sz w:val="24"/>
          <w:szCs w:val="24"/>
        </w:rPr>
        <w:t>non-dimensional</w:t>
      </w:r>
      <w:r w:rsidR="00062472" w:rsidRPr="00C93F71">
        <w:rPr>
          <w:rFonts w:ascii="Times New Roman" w:hAnsi="Times New Roman" w:cs="Times New Roman"/>
          <w:sz w:val="24"/>
          <w:szCs w:val="24"/>
        </w:rPr>
        <w:t xml:space="preserve"> 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bottomhole pressure and </w:t>
      </w:r>
      <w:r w:rsidR="00E527AB">
        <w:rPr>
          <w:rFonts w:ascii="Times New Roman" w:hAnsi="Times New Roman" w:cs="Times New Roman"/>
          <w:sz w:val="24"/>
          <w:szCs w:val="24"/>
        </w:rPr>
        <w:t>its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derivative</w:t>
      </w:r>
      <w:r w:rsidR="00E527AB">
        <w:rPr>
          <w:rFonts w:ascii="Times New Roman" w:hAnsi="Times New Roman" w:cs="Times New Roman"/>
          <w:sz w:val="24"/>
          <w:szCs w:val="24"/>
        </w:rPr>
        <w:t xml:space="preserve"> cures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in fractal composite reservoir seepage model with polynomial type elastic outer boundary conditions under different </w:t>
      </w:r>
      <w:r w:rsidR="00E527AB" w:rsidRPr="003B0DD4">
        <w:rPr>
          <w:rFonts w:ascii="Times New Roman" w:hAnsi="Times New Roman" w:cs="Times New Roman"/>
          <w:sz w:val="24"/>
          <w:szCs w:val="24"/>
        </w:rPr>
        <w:t xml:space="preserve">non-dimensional fractal dimensions </w:t>
      </w:r>
      <w:r w:rsidR="00E527AB" w:rsidRPr="003B0DD4">
        <w:rPr>
          <w:rFonts w:ascii="Times New Roman" w:hAnsi="Times New Roman" w:cs="Times New Roman"/>
          <w:position w:val="-14"/>
          <w:sz w:val="24"/>
          <w:szCs w:val="24"/>
        </w:rPr>
        <w:object w:dxaOrig="340" w:dyaOrig="380" w14:anchorId="25EA8D6D">
          <v:shape id="_x0000_i1048" type="#_x0000_t75" style="width:16.9pt;height:18.8pt" o:ole="">
            <v:imagedata r:id="rId32" o:title=""/>
          </v:shape>
          <o:OLEObject Type="Embed" ProgID="Equation.DSMT4" ShapeID="_x0000_i1048" DrawAspect="Content" ObjectID="_1788277317" r:id="rId54"/>
        </w:object>
      </w:r>
      <w:r w:rsidR="00E527AB">
        <w:rPr>
          <w:rFonts w:ascii="Times New Roman" w:hAnsi="Times New Roman" w:cs="Times New Roman"/>
          <w:sz w:val="24"/>
          <w:szCs w:val="24"/>
        </w:rPr>
        <w:t>.</w:t>
      </w:r>
    </w:p>
    <w:p w14:paraId="19BEC686" w14:textId="5C463F24" w:rsidR="007B2819" w:rsidRPr="00E527AB" w:rsidRDefault="00A8294A" w:rsidP="002814C2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15D14">
        <w:rPr>
          <w:rFonts w:ascii="宋体" w:eastAsia="宋体" w:hAnsi="宋体" w:cs="宋体" w:hint="eastAsia"/>
          <w:noProof/>
        </w:rPr>
        <w:lastRenderedPageBreak/>
        <w:drawing>
          <wp:inline distT="0" distB="0" distL="0" distR="0" wp14:anchorId="165146AF" wp14:editId="7929F5C7">
            <wp:extent cx="3358800" cy="2520000"/>
            <wp:effectExtent l="0" t="0" r="0" b="0"/>
            <wp:docPr id="494593640" name="图片 494593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2E5D8" w14:textId="014494AF" w:rsidR="00256FB4" w:rsidRDefault="00256FB4" w:rsidP="00E527AB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10) </w:t>
      </w:r>
      <w:r w:rsidRPr="00224D19">
        <w:rPr>
          <w:rFonts w:ascii="Times New Roman" w:hAnsi="Times New Roman" w:cs="Times New Roman" w:hint="eastAsia"/>
          <w:sz w:val="24"/>
          <w:szCs w:val="24"/>
        </w:rPr>
        <w:t>O</w:t>
      </w:r>
      <w:r w:rsidRPr="00224D19">
        <w:rPr>
          <w:rFonts w:ascii="Times New Roman" w:hAnsi="Times New Roman" w:cs="Times New Roman"/>
          <w:sz w:val="24"/>
          <w:szCs w:val="24"/>
        </w:rPr>
        <w:t xml:space="preserve">pen </w:t>
      </w:r>
      <w:r w:rsidR="00F36D7C" w:rsidRPr="00224D19">
        <w:rPr>
          <w:rFonts w:ascii="Times New Roman" w:hAnsi="Times New Roman" w:cs="Times New Roman"/>
          <w:sz w:val="24"/>
          <w:szCs w:val="24"/>
        </w:rPr>
        <w:t xml:space="preserve">theta1.m, </w:t>
      </w:r>
      <w:r w:rsidR="00E527AB">
        <w:rPr>
          <w:rFonts w:ascii="Times New Roman" w:hAnsi="Times New Roman" w:cs="Times New Roman"/>
          <w:sz w:val="24"/>
          <w:szCs w:val="24"/>
        </w:rPr>
        <w:t>c</w:t>
      </w:r>
      <w:r w:rsidR="00E527AB" w:rsidRPr="00256FB4">
        <w:rPr>
          <w:rFonts w:ascii="Times New Roman" w:hAnsi="Times New Roman" w:cs="Times New Roman"/>
          <w:sz w:val="24"/>
          <w:szCs w:val="24"/>
        </w:rPr>
        <w:t>lick "</w:t>
      </w:r>
      <w:r w:rsidR="00E527AB">
        <w:rPr>
          <w:rFonts w:ascii="Times New Roman" w:hAnsi="Times New Roman" w:cs="Times New Roman"/>
          <w:sz w:val="24"/>
          <w:szCs w:val="24"/>
        </w:rPr>
        <w:t>r</w:t>
      </w:r>
      <w:r w:rsidR="00E527AB" w:rsidRPr="00256FB4">
        <w:rPr>
          <w:rFonts w:ascii="Times New Roman" w:hAnsi="Times New Roman" w:cs="Times New Roman"/>
          <w:sz w:val="24"/>
          <w:szCs w:val="24"/>
        </w:rPr>
        <w:t>un" on the menu above MATLAB to start running</w:t>
      </w:r>
      <w:r w:rsidR="00E527AB">
        <w:rPr>
          <w:rFonts w:ascii="Times New Roman" w:hAnsi="Times New Roman" w:cs="Times New Roman"/>
          <w:sz w:val="24"/>
          <w:szCs w:val="24"/>
        </w:rPr>
        <w:t>,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the program ends, and</w:t>
      </w:r>
      <w:r w:rsidR="00E527AB">
        <w:rPr>
          <w:rFonts w:ascii="Times New Roman" w:hAnsi="Times New Roman" w:cs="Times New Roman"/>
          <w:sz w:val="24"/>
          <w:szCs w:val="24"/>
        </w:rPr>
        <w:t xml:space="preserve"> a figure pops up, which shows </w:t>
      </w:r>
      <w:r w:rsidR="00062472" w:rsidRPr="003B0DD4">
        <w:rPr>
          <w:rFonts w:ascii="Times New Roman" w:hAnsi="Times New Roman" w:cs="Times New Roman"/>
          <w:sz w:val="24"/>
          <w:szCs w:val="24"/>
        </w:rPr>
        <w:t>non-dimensional</w:t>
      </w:r>
      <w:r w:rsidR="00062472" w:rsidRPr="00C93F71">
        <w:rPr>
          <w:rFonts w:ascii="Times New Roman" w:hAnsi="Times New Roman" w:cs="Times New Roman"/>
          <w:sz w:val="24"/>
          <w:szCs w:val="24"/>
        </w:rPr>
        <w:t xml:space="preserve"> 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bottomhole pressure and </w:t>
      </w:r>
      <w:r w:rsidR="00E527AB">
        <w:rPr>
          <w:rFonts w:ascii="Times New Roman" w:hAnsi="Times New Roman" w:cs="Times New Roman"/>
          <w:sz w:val="24"/>
          <w:szCs w:val="24"/>
        </w:rPr>
        <w:t>its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derivative</w:t>
      </w:r>
      <w:r w:rsidR="00E527AB">
        <w:rPr>
          <w:rFonts w:ascii="Times New Roman" w:hAnsi="Times New Roman" w:cs="Times New Roman"/>
          <w:sz w:val="24"/>
          <w:szCs w:val="24"/>
        </w:rPr>
        <w:t xml:space="preserve"> cures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in fractal composite reservoir seepage model with polynomial type elastic outer boundary conditions under different </w:t>
      </w:r>
      <w:r w:rsidR="00E527AB" w:rsidRPr="003B0DD4">
        <w:rPr>
          <w:rFonts w:ascii="Times New Roman" w:hAnsi="Times New Roman" w:cs="Times New Roman"/>
          <w:sz w:val="24"/>
          <w:szCs w:val="24"/>
        </w:rPr>
        <w:t xml:space="preserve">non-dimensional fractal indexes </w:t>
      </w:r>
      <w:r w:rsidR="00E527AB" w:rsidRPr="003B0DD4">
        <w:rPr>
          <w:rFonts w:ascii="Times New Roman" w:hAnsi="Times New Roman" w:cs="Times New Roman"/>
          <w:position w:val="-12"/>
          <w:sz w:val="24"/>
          <w:szCs w:val="24"/>
        </w:rPr>
        <w:object w:dxaOrig="240" w:dyaOrig="340" w14:anchorId="5248BA5E">
          <v:shape id="_x0000_i1049" type="#_x0000_t75" style="width:11.9pt;height:16.9pt" o:ole="">
            <v:imagedata r:id="rId34" o:title=""/>
          </v:shape>
          <o:OLEObject Type="Embed" ProgID="Equation.DSMT4" ShapeID="_x0000_i1049" DrawAspect="Content" ObjectID="_1788277318" r:id="rId56"/>
        </w:object>
      </w:r>
      <w:r w:rsidR="00E527AB">
        <w:rPr>
          <w:rFonts w:ascii="Times New Roman" w:hAnsi="Times New Roman" w:cs="Times New Roman"/>
          <w:sz w:val="24"/>
          <w:szCs w:val="24"/>
        </w:rPr>
        <w:t>.</w:t>
      </w:r>
    </w:p>
    <w:p w14:paraId="47727BCF" w14:textId="3C97114B" w:rsidR="001E132E" w:rsidRPr="00E527AB" w:rsidRDefault="00A8294A" w:rsidP="002814C2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15D14">
        <w:rPr>
          <w:rFonts w:ascii="宋体" w:eastAsia="宋体" w:hAnsi="宋体" w:cs="宋体" w:hint="eastAsia"/>
          <w:noProof/>
        </w:rPr>
        <w:drawing>
          <wp:inline distT="0" distB="0" distL="0" distR="0" wp14:anchorId="1F72FA8F" wp14:editId="30A30600">
            <wp:extent cx="3358800" cy="2520000"/>
            <wp:effectExtent l="0" t="0" r="0" b="0"/>
            <wp:docPr id="1060270105" name="图片 1060270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9BCF1" w14:textId="25808E1A" w:rsidR="00A035E6" w:rsidRDefault="00256FB4" w:rsidP="00062472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11) </w:t>
      </w:r>
      <w:r w:rsidRPr="00224D19">
        <w:rPr>
          <w:rFonts w:ascii="Times New Roman" w:hAnsi="Times New Roman" w:cs="Times New Roman" w:hint="eastAsia"/>
          <w:sz w:val="24"/>
          <w:szCs w:val="24"/>
        </w:rPr>
        <w:t>O</w:t>
      </w:r>
      <w:r w:rsidRPr="00224D19">
        <w:rPr>
          <w:rFonts w:ascii="Times New Roman" w:hAnsi="Times New Roman" w:cs="Times New Roman"/>
          <w:sz w:val="24"/>
          <w:szCs w:val="24"/>
        </w:rPr>
        <w:t xml:space="preserve">pen </w:t>
      </w:r>
      <w:r w:rsidR="00F36D7C" w:rsidRPr="00224D19">
        <w:rPr>
          <w:rFonts w:ascii="Times New Roman" w:hAnsi="Times New Roman" w:cs="Times New Roman"/>
          <w:sz w:val="24"/>
          <w:szCs w:val="24"/>
        </w:rPr>
        <w:t>theta2.m</w:t>
      </w:r>
      <w:r w:rsidR="00E527AB">
        <w:rPr>
          <w:rFonts w:ascii="Times New Roman" w:hAnsi="Times New Roman" w:cs="Times New Roman"/>
          <w:sz w:val="24"/>
          <w:szCs w:val="24"/>
        </w:rPr>
        <w:t>,</w:t>
      </w:r>
      <w:r w:rsidR="00E527AB" w:rsidRPr="00E527AB">
        <w:rPr>
          <w:rFonts w:ascii="Times New Roman" w:hAnsi="Times New Roman" w:cs="Times New Roman"/>
          <w:sz w:val="24"/>
          <w:szCs w:val="24"/>
        </w:rPr>
        <w:t xml:space="preserve"> </w:t>
      </w:r>
      <w:r w:rsidR="00E527AB">
        <w:rPr>
          <w:rFonts w:ascii="Times New Roman" w:hAnsi="Times New Roman" w:cs="Times New Roman"/>
          <w:sz w:val="24"/>
          <w:szCs w:val="24"/>
        </w:rPr>
        <w:t>c</w:t>
      </w:r>
      <w:r w:rsidR="00E527AB" w:rsidRPr="00256FB4">
        <w:rPr>
          <w:rFonts w:ascii="Times New Roman" w:hAnsi="Times New Roman" w:cs="Times New Roman"/>
          <w:sz w:val="24"/>
          <w:szCs w:val="24"/>
        </w:rPr>
        <w:t>lick "</w:t>
      </w:r>
      <w:r w:rsidR="00E527AB">
        <w:rPr>
          <w:rFonts w:ascii="Times New Roman" w:hAnsi="Times New Roman" w:cs="Times New Roman"/>
          <w:sz w:val="24"/>
          <w:szCs w:val="24"/>
        </w:rPr>
        <w:t>r</w:t>
      </w:r>
      <w:r w:rsidR="00E527AB" w:rsidRPr="00256FB4">
        <w:rPr>
          <w:rFonts w:ascii="Times New Roman" w:hAnsi="Times New Roman" w:cs="Times New Roman"/>
          <w:sz w:val="24"/>
          <w:szCs w:val="24"/>
        </w:rPr>
        <w:t>un" on the menu above MATLAB to start running</w:t>
      </w:r>
      <w:r w:rsidR="00E527AB">
        <w:rPr>
          <w:rFonts w:ascii="Times New Roman" w:hAnsi="Times New Roman" w:cs="Times New Roman"/>
          <w:sz w:val="24"/>
          <w:szCs w:val="24"/>
        </w:rPr>
        <w:t>,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the program ends, and</w:t>
      </w:r>
      <w:r w:rsidR="00E527AB">
        <w:rPr>
          <w:rFonts w:ascii="Times New Roman" w:hAnsi="Times New Roman" w:cs="Times New Roman"/>
          <w:sz w:val="24"/>
          <w:szCs w:val="24"/>
        </w:rPr>
        <w:t xml:space="preserve"> a figure pops up, which shows </w:t>
      </w:r>
      <w:r w:rsidR="00062472" w:rsidRPr="003B0DD4">
        <w:rPr>
          <w:rFonts w:ascii="Times New Roman" w:hAnsi="Times New Roman" w:cs="Times New Roman"/>
          <w:sz w:val="24"/>
          <w:szCs w:val="24"/>
        </w:rPr>
        <w:t>non-dimensional</w:t>
      </w:r>
      <w:r w:rsidR="00062472" w:rsidRPr="00C93F71">
        <w:rPr>
          <w:rFonts w:ascii="Times New Roman" w:hAnsi="Times New Roman" w:cs="Times New Roman"/>
          <w:sz w:val="24"/>
          <w:szCs w:val="24"/>
        </w:rPr>
        <w:t xml:space="preserve"> 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bottomhole pressure and </w:t>
      </w:r>
      <w:r w:rsidR="00E527AB">
        <w:rPr>
          <w:rFonts w:ascii="Times New Roman" w:hAnsi="Times New Roman" w:cs="Times New Roman"/>
          <w:sz w:val="24"/>
          <w:szCs w:val="24"/>
        </w:rPr>
        <w:t>its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derivative</w:t>
      </w:r>
      <w:r w:rsidR="00E527AB">
        <w:rPr>
          <w:rFonts w:ascii="Times New Roman" w:hAnsi="Times New Roman" w:cs="Times New Roman"/>
          <w:sz w:val="24"/>
          <w:szCs w:val="24"/>
        </w:rPr>
        <w:t xml:space="preserve"> cures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in fractal composite reservoir seepage model with polynomial type elastic outer boundary conditions under different </w:t>
      </w:r>
      <w:r w:rsidR="00E527AB" w:rsidRPr="003B0DD4">
        <w:rPr>
          <w:rFonts w:ascii="Times New Roman" w:hAnsi="Times New Roman" w:cs="Times New Roman"/>
          <w:sz w:val="24"/>
          <w:szCs w:val="24"/>
        </w:rPr>
        <w:t xml:space="preserve">non-dimensional fractal indexes </w:t>
      </w:r>
      <w:r w:rsidR="00E527AB" w:rsidRPr="003B0DD4">
        <w:rPr>
          <w:rFonts w:ascii="Times New Roman" w:hAnsi="Times New Roman" w:cs="Times New Roman"/>
          <w:position w:val="-12"/>
          <w:sz w:val="24"/>
          <w:szCs w:val="24"/>
        </w:rPr>
        <w:object w:dxaOrig="260" w:dyaOrig="340" w14:anchorId="2FEB9803">
          <v:shape id="_x0000_i1050" type="#_x0000_t75" style="width:13.15pt;height:16.9pt" o:ole="">
            <v:imagedata r:id="rId36" o:title=""/>
          </v:shape>
          <o:OLEObject Type="Embed" ProgID="Equation.DSMT4" ShapeID="_x0000_i1050" DrawAspect="Content" ObjectID="_1788277319" r:id="rId58"/>
        </w:object>
      </w:r>
      <w:r w:rsidR="00E527AB">
        <w:rPr>
          <w:rFonts w:ascii="Times New Roman" w:hAnsi="Times New Roman" w:cs="Times New Roman"/>
          <w:sz w:val="24"/>
          <w:szCs w:val="24"/>
        </w:rPr>
        <w:t>.</w:t>
      </w:r>
    </w:p>
    <w:p w14:paraId="332EB5DF" w14:textId="28238547" w:rsidR="00497030" w:rsidRPr="00062472" w:rsidRDefault="00A8294A" w:rsidP="00A8294A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00FCC">
        <w:rPr>
          <w:rFonts w:ascii="宋体" w:eastAsia="宋体" w:hAnsi="宋体" w:cs="宋体" w:hint="eastAsia"/>
          <w:noProof/>
        </w:rPr>
        <w:lastRenderedPageBreak/>
        <w:drawing>
          <wp:inline distT="0" distB="0" distL="0" distR="0" wp14:anchorId="5B9E825A" wp14:editId="46406D04">
            <wp:extent cx="3358800" cy="2520000"/>
            <wp:effectExtent l="0" t="0" r="0" b="0"/>
            <wp:docPr id="219443042" name="图片 219443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7030" w:rsidRPr="00062472" w:rsidSect="007B161E">
      <w:pgSz w:w="11906" w:h="16838" w:code="9"/>
      <w:pgMar w:top="1440" w:right="1797" w:bottom="1440" w:left="1797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EAC6DA" w14:textId="77777777" w:rsidR="005D7471" w:rsidRDefault="005D7471" w:rsidP="00307D1B">
      <w:pPr>
        <w:rPr>
          <w:rFonts w:hint="eastAsia"/>
        </w:rPr>
      </w:pPr>
      <w:r>
        <w:separator/>
      </w:r>
    </w:p>
  </w:endnote>
  <w:endnote w:type="continuationSeparator" w:id="0">
    <w:p w14:paraId="3FF502AF" w14:textId="77777777" w:rsidR="005D7471" w:rsidRDefault="005D7471" w:rsidP="00307D1B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DD6857" w14:textId="77777777" w:rsidR="005D7471" w:rsidRDefault="005D7471" w:rsidP="00307D1B">
      <w:pPr>
        <w:rPr>
          <w:rFonts w:hint="eastAsia"/>
        </w:rPr>
      </w:pPr>
      <w:r>
        <w:separator/>
      </w:r>
    </w:p>
  </w:footnote>
  <w:footnote w:type="continuationSeparator" w:id="0">
    <w:p w14:paraId="1FF2C4CC" w14:textId="77777777" w:rsidR="005D7471" w:rsidRDefault="005D7471" w:rsidP="00307D1B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866304B"/>
    <w:multiLevelType w:val="hybridMultilevel"/>
    <w:tmpl w:val="69EA9346"/>
    <w:lvl w:ilvl="0" w:tplc="5CB02EEC">
      <w:start w:val="1"/>
      <w:numFmt w:val="decimal"/>
      <w:lvlText w:val="(%1)"/>
      <w:lvlJc w:val="left"/>
      <w:pPr>
        <w:ind w:left="840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39959329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xiaoxu dong">
    <w15:presenceInfo w15:providerId="Windows Live" w15:userId="5ddffafe9f60590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392"/>
    <w:rsid w:val="00062472"/>
    <w:rsid w:val="000A588B"/>
    <w:rsid w:val="00163392"/>
    <w:rsid w:val="001A087D"/>
    <w:rsid w:val="001C2579"/>
    <w:rsid w:val="001E132E"/>
    <w:rsid w:val="001F314A"/>
    <w:rsid w:val="00224D19"/>
    <w:rsid w:val="002323FC"/>
    <w:rsid w:val="00256FB4"/>
    <w:rsid w:val="002814C2"/>
    <w:rsid w:val="002814F6"/>
    <w:rsid w:val="002E0342"/>
    <w:rsid w:val="002E1A56"/>
    <w:rsid w:val="00307D1B"/>
    <w:rsid w:val="00315A5B"/>
    <w:rsid w:val="00343AD4"/>
    <w:rsid w:val="003972A4"/>
    <w:rsid w:val="003B0DD4"/>
    <w:rsid w:val="003E225D"/>
    <w:rsid w:val="00405F87"/>
    <w:rsid w:val="00443CB9"/>
    <w:rsid w:val="00462BB2"/>
    <w:rsid w:val="00473A10"/>
    <w:rsid w:val="00497030"/>
    <w:rsid w:val="004A1D1F"/>
    <w:rsid w:val="004E78D8"/>
    <w:rsid w:val="00585C49"/>
    <w:rsid w:val="005D7471"/>
    <w:rsid w:val="00637C01"/>
    <w:rsid w:val="007B161E"/>
    <w:rsid w:val="007B2819"/>
    <w:rsid w:val="007C066D"/>
    <w:rsid w:val="008258FB"/>
    <w:rsid w:val="00911BD6"/>
    <w:rsid w:val="009858B5"/>
    <w:rsid w:val="009861AF"/>
    <w:rsid w:val="00A035E6"/>
    <w:rsid w:val="00A50EEE"/>
    <w:rsid w:val="00A75B5F"/>
    <w:rsid w:val="00A8294A"/>
    <w:rsid w:val="00A90942"/>
    <w:rsid w:val="00AE52C0"/>
    <w:rsid w:val="00B0133B"/>
    <w:rsid w:val="00C34373"/>
    <w:rsid w:val="00C52AC6"/>
    <w:rsid w:val="00C93F71"/>
    <w:rsid w:val="00CD646B"/>
    <w:rsid w:val="00D05534"/>
    <w:rsid w:val="00D15020"/>
    <w:rsid w:val="00D73B69"/>
    <w:rsid w:val="00E527AB"/>
    <w:rsid w:val="00F27401"/>
    <w:rsid w:val="00F36D7C"/>
    <w:rsid w:val="00F8461F"/>
    <w:rsid w:val="00F86639"/>
    <w:rsid w:val="00FC6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F4DD23"/>
  <w15:chartTrackingRefBased/>
  <w15:docId w15:val="{D466FE4F-BDC5-429D-898C-B73054D59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07D1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07D1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07D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07D1B"/>
    <w:rPr>
      <w:sz w:val="18"/>
      <w:szCs w:val="18"/>
    </w:rPr>
  </w:style>
  <w:style w:type="paragraph" w:styleId="a7">
    <w:name w:val="List Paragraph"/>
    <w:basedOn w:val="a"/>
    <w:uiPriority w:val="34"/>
    <w:qFormat/>
    <w:rsid w:val="00F36D7C"/>
    <w:pPr>
      <w:ind w:firstLineChars="200" w:firstLine="420"/>
    </w:pPr>
  </w:style>
  <w:style w:type="paragraph" w:styleId="a8">
    <w:name w:val="Revision"/>
    <w:hidden/>
    <w:uiPriority w:val="99"/>
    <w:semiHidden/>
    <w:rsid w:val="002323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090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26" Type="http://schemas.openxmlformats.org/officeDocument/2006/relationships/image" Target="media/image10.wmf"/><Relationship Id="rId39" Type="http://schemas.openxmlformats.org/officeDocument/2006/relationships/image" Target="media/image16.jpeg"/><Relationship Id="rId21" Type="http://schemas.openxmlformats.org/officeDocument/2006/relationships/oleObject" Target="embeddings/oleObject7.bin"/><Relationship Id="rId34" Type="http://schemas.openxmlformats.org/officeDocument/2006/relationships/image" Target="media/image14.wmf"/><Relationship Id="rId42" Type="http://schemas.openxmlformats.org/officeDocument/2006/relationships/oleObject" Target="embeddings/oleObject18.bin"/><Relationship Id="rId47" Type="http://schemas.openxmlformats.org/officeDocument/2006/relationships/image" Target="media/image20.jpeg"/><Relationship Id="rId50" Type="http://schemas.openxmlformats.org/officeDocument/2006/relationships/oleObject" Target="embeddings/oleObject22.bin"/><Relationship Id="rId55" Type="http://schemas.openxmlformats.org/officeDocument/2006/relationships/image" Target="media/image24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9" Type="http://schemas.openxmlformats.org/officeDocument/2006/relationships/oleObject" Target="embeddings/oleObject11.bin"/><Relationship Id="rId11" Type="http://schemas.openxmlformats.org/officeDocument/2006/relationships/oleObject" Target="embeddings/oleObject2.bin"/><Relationship Id="rId24" Type="http://schemas.openxmlformats.org/officeDocument/2006/relationships/image" Target="media/image9.wmf"/><Relationship Id="rId32" Type="http://schemas.openxmlformats.org/officeDocument/2006/relationships/image" Target="media/image13.wmf"/><Relationship Id="rId37" Type="http://schemas.openxmlformats.org/officeDocument/2006/relationships/oleObject" Target="embeddings/oleObject15.bin"/><Relationship Id="rId40" Type="http://schemas.openxmlformats.org/officeDocument/2006/relationships/oleObject" Target="embeddings/oleObject17.bin"/><Relationship Id="rId45" Type="http://schemas.openxmlformats.org/officeDocument/2006/relationships/image" Target="media/image19.jpeg"/><Relationship Id="rId53" Type="http://schemas.openxmlformats.org/officeDocument/2006/relationships/image" Target="media/image23.jpeg"/><Relationship Id="rId58" Type="http://schemas.openxmlformats.org/officeDocument/2006/relationships/oleObject" Target="embeddings/oleObject26.bin"/><Relationship Id="rId5" Type="http://schemas.openxmlformats.org/officeDocument/2006/relationships/webSettings" Target="webSettings.xml"/><Relationship Id="rId61" Type="http://schemas.microsoft.com/office/2011/relationships/people" Target="people.xml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43" Type="http://schemas.openxmlformats.org/officeDocument/2006/relationships/image" Target="media/image18.jpeg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5.bin"/><Relationship Id="rId8" Type="http://schemas.openxmlformats.org/officeDocument/2006/relationships/image" Target="media/image1.wmf"/><Relationship Id="rId51" Type="http://schemas.openxmlformats.org/officeDocument/2006/relationships/image" Target="media/image22.jpeg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26.jpeg"/><Relationship Id="rId20" Type="http://schemas.openxmlformats.org/officeDocument/2006/relationships/image" Target="media/image7.wmf"/><Relationship Id="rId41" Type="http://schemas.openxmlformats.org/officeDocument/2006/relationships/image" Target="media/image17.jpeg"/><Relationship Id="rId54" Type="http://schemas.openxmlformats.org/officeDocument/2006/relationships/oleObject" Target="embeddings/oleObject24.bin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36" Type="http://schemas.openxmlformats.org/officeDocument/2006/relationships/image" Target="media/image15.wmf"/><Relationship Id="rId49" Type="http://schemas.openxmlformats.org/officeDocument/2006/relationships/image" Target="media/image21.jpeg"/><Relationship Id="rId57" Type="http://schemas.openxmlformats.org/officeDocument/2006/relationships/image" Target="media/image25.jpeg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12D74F-9267-4930-A988-08C8E8B510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1342</TotalTime>
  <Pages>7</Pages>
  <Words>896</Words>
  <Characters>5112</Characters>
  <Application>Microsoft Office Word</Application>
  <DocSecurity>0</DocSecurity>
  <Lines>42</Lines>
  <Paragraphs>11</Paragraphs>
  <ScaleCrop>false</ScaleCrop>
  <Company/>
  <LinksUpToDate>false</LinksUpToDate>
  <CharactersWithSpaces>5997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xiaoxu dong</dc:creator>
  <cp:keywords/>
  <dc:description/>
  <cp:lastModifiedBy>xiaoxu dong</cp:lastModifiedBy>
  <cp:revision>69</cp:revision>
  <dcterms:created xsi:type="dcterms:W3CDTF">2024-02-06T14:41:00Z</dcterms:created>
  <dcterms:modified xsi:type="dcterms:W3CDTF">2024-09-19T09:40:00Z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